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94ADE" w14:textId="77777777" w:rsidR="0068767F" w:rsidRPr="00B71238" w:rsidRDefault="0068767F" w:rsidP="0068767F">
      <w:pPr>
        <w:spacing w:line="276" w:lineRule="auto"/>
        <w:jc w:val="center"/>
        <w:rPr>
          <w:rFonts w:ascii="Arial" w:hAnsi="Arial" w:cs="Arial"/>
          <w:sz w:val="40"/>
          <w:szCs w:val="40"/>
        </w:rPr>
      </w:pPr>
      <w:bookmarkStart w:id="0" w:name="_Toc112784111"/>
      <w:r w:rsidRPr="00B71238">
        <w:rPr>
          <w:rFonts w:ascii="Arial" w:hAnsi="Arial" w:cs="Arial"/>
          <w:sz w:val="40"/>
          <w:szCs w:val="40"/>
        </w:rPr>
        <w:t>Genetic Algorithms and Image Reconstruction: how different recombination mechanisms impact algorithmic performance</w:t>
      </w:r>
    </w:p>
    <w:p w14:paraId="793A0D26" w14:textId="77777777" w:rsidR="0068767F" w:rsidRPr="00B71238" w:rsidRDefault="0068767F" w:rsidP="0068767F">
      <w:pPr>
        <w:spacing w:line="276" w:lineRule="auto"/>
        <w:jc w:val="center"/>
        <w:rPr>
          <w:rFonts w:ascii="Arial" w:hAnsi="Arial" w:cs="Arial"/>
          <w:sz w:val="32"/>
          <w:szCs w:val="32"/>
        </w:rPr>
      </w:pPr>
    </w:p>
    <w:p w14:paraId="4317573A" w14:textId="77777777" w:rsidR="0068767F" w:rsidRPr="00B71238" w:rsidRDefault="0068767F" w:rsidP="0068767F">
      <w:pPr>
        <w:spacing w:line="276" w:lineRule="auto"/>
        <w:jc w:val="center"/>
        <w:rPr>
          <w:rFonts w:ascii="Arial" w:hAnsi="Arial" w:cs="Arial"/>
          <w:sz w:val="32"/>
          <w:szCs w:val="32"/>
        </w:rPr>
      </w:pPr>
    </w:p>
    <w:p w14:paraId="717A1F9D" w14:textId="77777777" w:rsidR="0068767F" w:rsidRPr="00B71238" w:rsidRDefault="0068767F" w:rsidP="0068767F">
      <w:pPr>
        <w:spacing w:line="276" w:lineRule="auto"/>
        <w:jc w:val="center"/>
        <w:rPr>
          <w:rFonts w:ascii="Arial" w:hAnsi="Arial" w:cs="Arial"/>
          <w:sz w:val="32"/>
          <w:szCs w:val="32"/>
        </w:rPr>
      </w:pPr>
    </w:p>
    <w:p w14:paraId="751BB82D" w14:textId="77777777" w:rsidR="0068767F" w:rsidRPr="00B71238" w:rsidRDefault="0068767F" w:rsidP="0068767F">
      <w:pPr>
        <w:spacing w:line="276" w:lineRule="auto"/>
        <w:jc w:val="center"/>
        <w:rPr>
          <w:rFonts w:ascii="Arial" w:hAnsi="Arial" w:cs="Arial"/>
          <w:sz w:val="32"/>
          <w:szCs w:val="32"/>
        </w:rPr>
      </w:pPr>
    </w:p>
    <w:p w14:paraId="43759726" w14:textId="77777777" w:rsidR="0068767F" w:rsidRPr="00B71238" w:rsidRDefault="0068767F" w:rsidP="0068767F">
      <w:pPr>
        <w:spacing w:line="276" w:lineRule="auto"/>
        <w:jc w:val="center"/>
        <w:rPr>
          <w:rFonts w:ascii="Arial" w:hAnsi="Arial" w:cs="Arial"/>
          <w:sz w:val="32"/>
          <w:szCs w:val="32"/>
        </w:rPr>
      </w:pPr>
    </w:p>
    <w:p w14:paraId="11346FF0" w14:textId="77777777" w:rsidR="0068767F" w:rsidRPr="00B71238" w:rsidRDefault="0068767F" w:rsidP="0068767F">
      <w:pPr>
        <w:spacing w:line="276" w:lineRule="auto"/>
        <w:jc w:val="center"/>
        <w:rPr>
          <w:rFonts w:ascii="Arial" w:hAnsi="Arial" w:cs="Arial"/>
          <w:sz w:val="32"/>
          <w:szCs w:val="32"/>
        </w:rPr>
      </w:pPr>
    </w:p>
    <w:p w14:paraId="23B70994" w14:textId="77777777" w:rsidR="0068767F" w:rsidRPr="00B71238" w:rsidRDefault="0068767F" w:rsidP="0068767F">
      <w:pPr>
        <w:spacing w:line="276" w:lineRule="auto"/>
        <w:jc w:val="center"/>
        <w:rPr>
          <w:rFonts w:ascii="Arial" w:hAnsi="Arial" w:cs="Arial"/>
          <w:sz w:val="32"/>
          <w:szCs w:val="32"/>
        </w:rPr>
      </w:pPr>
    </w:p>
    <w:p w14:paraId="3FF73FDE" w14:textId="77777777" w:rsidR="0068767F" w:rsidRPr="00B71238" w:rsidRDefault="0068767F" w:rsidP="0068767F">
      <w:pPr>
        <w:spacing w:line="276" w:lineRule="auto"/>
        <w:jc w:val="center"/>
        <w:rPr>
          <w:rFonts w:ascii="Arial" w:hAnsi="Arial" w:cs="Arial"/>
          <w:sz w:val="32"/>
          <w:szCs w:val="32"/>
        </w:rPr>
      </w:pPr>
      <w:r w:rsidRPr="00B71238">
        <w:rPr>
          <w:rFonts w:ascii="Arial" w:hAnsi="Arial" w:cs="Arial"/>
          <w:sz w:val="32"/>
          <w:szCs w:val="32"/>
        </w:rPr>
        <w:t>Panagiotis Provias - 13191589</w:t>
      </w:r>
    </w:p>
    <w:p w14:paraId="0B59FDF8"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Supervisor: George Magoulas</w:t>
      </w:r>
    </w:p>
    <w:p w14:paraId="1670D02A" w14:textId="77777777" w:rsidR="0068767F" w:rsidRPr="00B71238" w:rsidRDefault="0068767F" w:rsidP="0068767F">
      <w:pPr>
        <w:spacing w:line="276" w:lineRule="auto"/>
        <w:jc w:val="center"/>
        <w:rPr>
          <w:rFonts w:ascii="Arial" w:hAnsi="Arial" w:cs="Arial"/>
          <w:sz w:val="32"/>
          <w:szCs w:val="32"/>
        </w:rPr>
      </w:pPr>
    </w:p>
    <w:p w14:paraId="00EE9029" w14:textId="77777777" w:rsidR="0068767F" w:rsidRPr="00B71238" w:rsidRDefault="0068767F" w:rsidP="0068767F">
      <w:pPr>
        <w:spacing w:line="276" w:lineRule="auto"/>
        <w:jc w:val="center"/>
        <w:rPr>
          <w:rFonts w:ascii="Arial" w:hAnsi="Arial" w:cs="Arial"/>
          <w:sz w:val="32"/>
          <w:szCs w:val="32"/>
        </w:rPr>
      </w:pPr>
    </w:p>
    <w:p w14:paraId="5B1D3183" w14:textId="77777777" w:rsidR="0068767F" w:rsidRPr="00B71238" w:rsidRDefault="0068767F" w:rsidP="0068767F">
      <w:pPr>
        <w:spacing w:line="276" w:lineRule="auto"/>
        <w:jc w:val="center"/>
        <w:rPr>
          <w:rFonts w:ascii="Arial" w:hAnsi="Arial" w:cs="Arial"/>
          <w:sz w:val="32"/>
          <w:szCs w:val="32"/>
        </w:rPr>
      </w:pPr>
    </w:p>
    <w:p w14:paraId="0A014669" w14:textId="77777777" w:rsidR="0068767F" w:rsidRPr="00B71238" w:rsidRDefault="0068767F" w:rsidP="0068767F">
      <w:pPr>
        <w:spacing w:line="276" w:lineRule="auto"/>
        <w:jc w:val="center"/>
        <w:rPr>
          <w:rFonts w:ascii="Arial" w:hAnsi="Arial" w:cs="Arial"/>
          <w:sz w:val="32"/>
          <w:szCs w:val="32"/>
        </w:rPr>
      </w:pPr>
    </w:p>
    <w:p w14:paraId="6DF6E496" w14:textId="77777777" w:rsidR="0068767F" w:rsidRPr="00B71238" w:rsidRDefault="0068767F" w:rsidP="0068767F">
      <w:pPr>
        <w:spacing w:line="276" w:lineRule="auto"/>
        <w:jc w:val="center"/>
        <w:rPr>
          <w:rFonts w:ascii="Arial" w:hAnsi="Arial" w:cs="Arial"/>
          <w:sz w:val="32"/>
          <w:szCs w:val="32"/>
        </w:rPr>
      </w:pPr>
    </w:p>
    <w:p w14:paraId="33AC4268"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 xml:space="preserve">MSc Computer Science </w:t>
      </w:r>
    </w:p>
    <w:p w14:paraId="727C699E"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Project report</w:t>
      </w:r>
    </w:p>
    <w:p w14:paraId="29ECCA6F" w14:textId="77777777" w:rsidR="0068767F" w:rsidRPr="00B71238" w:rsidRDefault="0068767F" w:rsidP="0068767F">
      <w:pPr>
        <w:spacing w:line="276" w:lineRule="auto"/>
        <w:jc w:val="center"/>
        <w:rPr>
          <w:rFonts w:ascii="Arial" w:hAnsi="Arial" w:cs="Arial"/>
          <w:sz w:val="28"/>
          <w:szCs w:val="28"/>
        </w:rPr>
      </w:pPr>
    </w:p>
    <w:p w14:paraId="7C1EDDDC" w14:textId="77777777" w:rsidR="0068767F" w:rsidRPr="00B71238" w:rsidRDefault="0068767F" w:rsidP="0068767F">
      <w:pPr>
        <w:spacing w:line="276" w:lineRule="auto"/>
        <w:jc w:val="center"/>
        <w:rPr>
          <w:rFonts w:ascii="Arial" w:hAnsi="Arial" w:cs="Arial"/>
          <w:sz w:val="28"/>
          <w:szCs w:val="28"/>
        </w:rPr>
      </w:pPr>
    </w:p>
    <w:p w14:paraId="47324372" w14:textId="77777777" w:rsidR="0068767F" w:rsidRPr="00B71238" w:rsidRDefault="0068767F" w:rsidP="0068767F">
      <w:pPr>
        <w:spacing w:line="276" w:lineRule="auto"/>
        <w:jc w:val="center"/>
        <w:rPr>
          <w:rFonts w:ascii="Arial" w:hAnsi="Arial" w:cs="Arial"/>
          <w:sz w:val="28"/>
          <w:szCs w:val="28"/>
        </w:rPr>
      </w:pPr>
    </w:p>
    <w:p w14:paraId="6E52566F"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Department of Computer Science and Information Systems,</w:t>
      </w:r>
    </w:p>
    <w:p w14:paraId="67CAE159"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Birkbeck College, University of London</w:t>
      </w:r>
    </w:p>
    <w:p w14:paraId="6D340B71"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2022</w:t>
      </w:r>
    </w:p>
    <w:p w14:paraId="00A7CE6A" w14:textId="77777777" w:rsidR="0068767F" w:rsidRPr="00B71238" w:rsidRDefault="0068767F" w:rsidP="0068767F">
      <w:pPr>
        <w:spacing w:line="276" w:lineRule="auto"/>
        <w:jc w:val="center"/>
        <w:rPr>
          <w:rFonts w:ascii="Arial" w:hAnsi="Arial" w:cs="Arial"/>
          <w:sz w:val="32"/>
          <w:szCs w:val="32"/>
        </w:rPr>
      </w:pPr>
    </w:p>
    <w:p w14:paraId="40A65C66" w14:textId="77777777" w:rsidR="0068767F" w:rsidRPr="00B71238" w:rsidRDefault="0068767F" w:rsidP="0068767F">
      <w:pPr>
        <w:spacing w:line="276" w:lineRule="auto"/>
        <w:jc w:val="center"/>
        <w:rPr>
          <w:rFonts w:ascii="Arial" w:hAnsi="Arial" w:cs="Arial"/>
          <w:sz w:val="32"/>
          <w:szCs w:val="32"/>
        </w:rPr>
      </w:pPr>
    </w:p>
    <w:p w14:paraId="49338F1F" w14:textId="77777777" w:rsidR="0068767F" w:rsidRPr="00B71238" w:rsidRDefault="0068767F" w:rsidP="0068767F">
      <w:pPr>
        <w:spacing w:line="276" w:lineRule="auto"/>
        <w:jc w:val="center"/>
        <w:rPr>
          <w:rFonts w:ascii="Arial" w:hAnsi="Arial" w:cs="Arial"/>
          <w:sz w:val="32"/>
          <w:szCs w:val="32"/>
        </w:rPr>
      </w:pPr>
    </w:p>
    <w:p w14:paraId="5A0663F0" w14:textId="77777777" w:rsidR="0068767F" w:rsidRPr="00B71238" w:rsidRDefault="0068767F" w:rsidP="0068767F">
      <w:pPr>
        <w:spacing w:line="276" w:lineRule="auto"/>
        <w:jc w:val="center"/>
        <w:rPr>
          <w:rFonts w:ascii="Arial" w:hAnsi="Arial" w:cs="Arial"/>
        </w:rPr>
      </w:pPr>
      <w:r w:rsidRPr="00B71238">
        <w:rPr>
          <w:rFonts w:ascii="Arial" w:hAnsi="Arial" w:cs="Arial"/>
        </w:rPr>
        <w:t>This report is substantially the result of my own work, expressed in my own words, except where explicitly indicated in the text. I have read and understood the sections on plagiarism in the Programme Handbook and the College web site. I give my permission for it to be submitted to the JISC Plagiarism Detection Service.</w:t>
      </w:r>
    </w:p>
    <w:p w14:paraId="4234D98F" w14:textId="77777777" w:rsidR="0068767F" w:rsidRPr="00B71238" w:rsidRDefault="0068767F" w:rsidP="0068767F">
      <w:pPr>
        <w:spacing w:line="276" w:lineRule="auto"/>
        <w:jc w:val="center"/>
        <w:rPr>
          <w:rFonts w:ascii="Arial" w:hAnsi="Arial" w:cs="Arial"/>
        </w:rPr>
      </w:pPr>
      <w:r w:rsidRPr="00B71238">
        <w:rPr>
          <w:rFonts w:ascii="Arial" w:hAnsi="Arial" w:cs="Arial"/>
        </w:rPr>
        <w:t>The report may be freely copied and distributed provided the source is explicitly acknowledged.</w:t>
      </w:r>
    </w:p>
    <w:p w14:paraId="008B27F5" w14:textId="77777777" w:rsidR="0068767F" w:rsidRPr="00B71238" w:rsidRDefault="0068767F" w:rsidP="0068767F">
      <w:pPr>
        <w:spacing w:line="276" w:lineRule="auto"/>
        <w:rPr>
          <w:rFonts w:ascii="Arial" w:hAnsi="Arial" w:cs="Arial"/>
        </w:rPr>
      </w:pPr>
    </w:p>
    <w:p w14:paraId="75888FC8" w14:textId="77777777" w:rsidR="0068767F" w:rsidRPr="00B71238" w:rsidRDefault="0068767F" w:rsidP="0068767F">
      <w:pPr>
        <w:spacing w:line="276" w:lineRule="auto"/>
        <w:rPr>
          <w:rFonts w:ascii="Arial" w:hAnsi="Arial" w:cs="Arial"/>
        </w:rPr>
      </w:pPr>
      <w:r w:rsidRPr="00B71238">
        <w:rPr>
          <w:rFonts w:ascii="Arial" w:hAnsi="Arial" w:cs="Arial"/>
          <w:b/>
          <w:bCs/>
          <w:sz w:val="32"/>
          <w:szCs w:val="32"/>
        </w:rPr>
        <w:lastRenderedPageBreak/>
        <w:t>Abstract</w:t>
      </w:r>
    </w:p>
    <w:p w14:paraId="1300EB30" w14:textId="77777777" w:rsidR="0068767F" w:rsidRPr="00B71238" w:rsidRDefault="0068767F" w:rsidP="0068767F">
      <w:pPr>
        <w:spacing w:line="276" w:lineRule="auto"/>
        <w:rPr>
          <w:rFonts w:ascii="Arial" w:hAnsi="Arial" w:cs="Arial"/>
        </w:rPr>
      </w:pPr>
    </w:p>
    <w:p w14:paraId="254B554C"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A search-based technique known as a genetic algorithm is used to address optimization issues in machine learning. The field of picture reconstruction is just one where these algorithms have been applied. To tackle the issue of image reconstruction, researchers have employed a wide variety of machine learning algorithms. Even those who have used genetic algorithms for this goal have employed various operators resulting in a wide range of outcomes. The goal of this project is to completely implement a genetic algorithm in Python for the purpose of reconstructing binary images. The effects of three different recombination, or crossover,  methods –namely </w:t>
      </w:r>
      <w:r>
        <w:rPr>
          <w:rFonts w:ascii="Arial" w:hAnsi="Arial" w:cs="Arial"/>
        </w:rPr>
        <w:t xml:space="preserve">the </w:t>
      </w:r>
      <w:r w:rsidRPr="00B71238">
        <w:rPr>
          <w:rFonts w:ascii="Arial" w:hAnsi="Arial" w:cs="Arial"/>
        </w:rPr>
        <w:t>single-point, double-point, and uniform crossover</w:t>
      </w:r>
      <w:r>
        <w:rPr>
          <w:rFonts w:ascii="Arial" w:hAnsi="Arial" w:cs="Arial"/>
        </w:rPr>
        <w:t xml:space="preserve"> methods</w:t>
      </w:r>
      <w:r w:rsidRPr="00B71238">
        <w:rPr>
          <w:rFonts w:ascii="Arial" w:hAnsi="Arial" w:cs="Arial"/>
        </w:rPr>
        <w:t>—will be analysed on algorithmic performance.</w:t>
      </w:r>
    </w:p>
    <w:p w14:paraId="56141BAD" w14:textId="77777777" w:rsidR="0068767F" w:rsidRPr="00B71238" w:rsidRDefault="0068767F" w:rsidP="0068767F">
      <w:pPr>
        <w:spacing w:line="276" w:lineRule="auto"/>
        <w:rPr>
          <w:rFonts w:ascii="Arial" w:hAnsi="Arial" w:cs="Arial"/>
        </w:rPr>
      </w:pPr>
    </w:p>
    <w:p w14:paraId="5C76983C" w14:textId="77777777" w:rsidR="0068767F" w:rsidRPr="00B71238" w:rsidRDefault="0068767F" w:rsidP="0068767F">
      <w:pPr>
        <w:spacing w:line="276" w:lineRule="auto"/>
        <w:rPr>
          <w:rFonts w:ascii="Arial" w:hAnsi="Arial" w:cs="Arial"/>
        </w:rPr>
      </w:pPr>
    </w:p>
    <w:p w14:paraId="4CBB0E36" w14:textId="77777777" w:rsidR="0068767F" w:rsidRPr="00B71238" w:rsidRDefault="0068767F" w:rsidP="0068767F">
      <w:pPr>
        <w:spacing w:line="276" w:lineRule="auto"/>
        <w:rPr>
          <w:rFonts w:ascii="Arial" w:hAnsi="Arial" w:cs="Arial"/>
        </w:rPr>
      </w:pPr>
    </w:p>
    <w:p w14:paraId="3F1D1458" w14:textId="77777777" w:rsidR="0068767F" w:rsidRPr="00B71238" w:rsidRDefault="0068767F" w:rsidP="0068767F">
      <w:pPr>
        <w:spacing w:line="276" w:lineRule="auto"/>
        <w:rPr>
          <w:rFonts w:ascii="Arial" w:hAnsi="Arial" w:cs="Arial"/>
        </w:rPr>
      </w:pPr>
    </w:p>
    <w:p w14:paraId="59A24EEE" w14:textId="77777777" w:rsidR="0068767F" w:rsidRPr="00B71238" w:rsidRDefault="0068767F" w:rsidP="0068767F">
      <w:pPr>
        <w:spacing w:line="276" w:lineRule="auto"/>
        <w:rPr>
          <w:rFonts w:ascii="Arial" w:hAnsi="Arial" w:cs="Arial"/>
        </w:rPr>
      </w:pPr>
    </w:p>
    <w:p w14:paraId="42BAEDEE" w14:textId="77777777" w:rsidR="0068767F" w:rsidRPr="00B71238" w:rsidRDefault="0068767F" w:rsidP="0068767F">
      <w:pPr>
        <w:spacing w:line="276" w:lineRule="auto"/>
        <w:rPr>
          <w:rFonts w:ascii="Arial" w:hAnsi="Arial" w:cs="Arial"/>
        </w:rPr>
      </w:pPr>
    </w:p>
    <w:p w14:paraId="1846ABC4" w14:textId="77777777" w:rsidR="0068767F" w:rsidRPr="00B71238" w:rsidRDefault="0068767F" w:rsidP="0068767F">
      <w:pPr>
        <w:spacing w:line="276" w:lineRule="auto"/>
        <w:rPr>
          <w:rFonts w:ascii="Arial" w:hAnsi="Arial" w:cs="Arial"/>
        </w:rPr>
      </w:pPr>
    </w:p>
    <w:p w14:paraId="6A382BAF" w14:textId="77777777" w:rsidR="0068767F" w:rsidRPr="00B71238" w:rsidRDefault="0068767F" w:rsidP="0068767F">
      <w:pPr>
        <w:spacing w:line="276" w:lineRule="auto"/>
        <w:rPr>
          <w:rFonts w:ascii="Arial" w:hAnsi="Arial" w:cs="Arial"/>
        </w:rPr>
      </w:pPr>
    </w:p>
    <w:p w14:paraId="07F0BC3C" w14:textId="77777777" w:rsidR="0068767F" w:rsidRPr="00B71238" w:rsidRDefault="0068767F" w:rsidP="0068767F">
      <w:pPr>
        <w:spacing w:line="276" w:lineRule="auto"/>
        <w:rPr>
          <w:rFonts w:ascii="Arial" w:hAnsi="Arial" w:cs="Arial"/>
        </w:rPr>
      </w:pPr>
    </w:p>
    <w:p w14:paraId="3971ED3D" w14:textId="77777777" w:rsidR="0068767F" w:rsidRPr="00B71238" w:rsidRDefault="0068767F" w:rsidP="0068767F">
      <w:pPr>
        <w:spacing w:line="276" w:lineRule="auto"/>
        <w:rPr>
          <w:rFonts w:ascii="Arial" w:hAnsi="Arial" w:cs="Arial"/>
        </w:rPr>
      </w:pPr>
    </w:p>
    <w:p w14:paraId="62A713C7" w14:textId="77777777" w:rsidR="0068767F" w:rsidRPr="00B71238" w:rsidRDefault="0068767F" w:rsidP="0068767F">
      <w:pPr>
        <w:spacing w:line="276" w:lineRule="auto"/>
        <w:rPr>
          <w:rFonts w:ascii="Arial" w:hAnsi="Arial" w:cs="Arial"/>
        </w:rPr>
      </w:pPr>
    </w:p>
    <w:p w14:paraId="3EAE923C" w14:textId="77777777" w:rsidR="0068767F" w:rsidRPr="00B71238" w:rsidRDefault="0068767F" w:rsidP="0068767F">
      <w:pPr>
        <w:spacing w:line="276" w:lineRule="auto"/>
        <w:rPr>
          <w:rFonts w:ascii="Arial" w:hAnsi="Arial" w:cs="Arial"/>
        </w:rPr>
      </w:pPr>
    </w:p>
    <w:p w14:paraId="4A2CD293" w14:textId="77777777" w:rsidR="0068767F" w:rsidRPr="00B71238" w:rsidRDefault="0068767F" w:rsidP="0068767F">
      <w:pPr>
        <w:spacing w:line="276" w:lineRule="auto"/>
        <w:rPr>
          <w:rFonts w:ascii="Arial" w:hAnsi="Arial" w:cs="Arial"/>
        </w:rPr>
      </w:pPr>
    </w:p>
    <w:p w14:paraId="349735E2" w14:textId="77777777" w:rsidR="0068767F" w:rsidRPr="00B71238" w:rsidRDefault="0068767F" w:rsidP="0068767F">
      <w:pPr>
        <w:spacing w:line="276" w:lineRule="auto"/>
        <w:rPr>
          <w:rFonts w:ascii="Arial" w:hAnsi="Arial" w:cs="Arial"/>
        </w:rPr>
      </w:pPr>
    </w:p>
    <w:p w14:paraId="27FAE8D5" w14:textId="77777777" w:rsidR="0068767F" w:rsidRPr="00B71238" w:rsidRDefault="0068767F" w:rsidP="0068767F">
      <w:pPr>
        <w:spacing w:line="276" w:lineRule="auto"/>
        <w:rPr>
          <w:rFonts w:ascii="Arial" w:hAnsi="Arial" w:cs="Arial"/>
        </w:rPr>
      </w:pPr>
    </w:p>
    <w:p w14:paraId="5FC30307" w14:textId="77777777" w:rsidR="0068767F" w:rsidRPr="00B71238" w:rsidRDefault="0068767F" w:rsidP="0068767F">
      <w:pPr>
        <w:spacing w:line="276" w:lineRule="auto"/>
        <w:rPr>
          <w:rFonts w:ascii="Arial" w:hAnsi="Arial" w:cs="Arial"/>
        </w:rPr>
      </w:pPr>
    </w:p>
    <w:p w14:paraId="5758009A" w14:textId="77777777" w:rsidR="0068767F" w:rsidRPr="00B71238" w:rsidRDefault="0068767F" w:rsidP="0068767F">
      <w:pPr>
        <w:spacing w:line="276" w:lineRule="auto"/>
        <w:rPr>
          <w:rFonts w:ascii="Arial" w:hAnsi="Arial" w:cs="Arial"/>
        </w:rPr>
      </w:pPr>
    </w:p>
    <w:p w14:paraId="661C04B6" w14:textId="77777777" w:rsidR="0068767F" w:rsidRPr="00B71238" w:rsidRDefault="0068767F" w:rsidP="0068767F">
      <w:pPr>
        <w:spacing w:line="276" w:lineRule="auto"/>
        <w:rPr>
          <w:rFonts w:ascii="Arial" w:hAnsi="Arial" w:cs="Arial"/>
        </w:rPr>
      </w:pPr>
    </w:p>
    <w:p w14:paraId="5BEDA21E" w14:textId="77777777" w:rsidR="0068767F" w:rsidRPr="00B71238" w:rsidRDefault="0068767F" w:rsidP="0068767F">
      <w:pPr>
        <w:spacing w:line="276" w:lineRule="auto"/>
        <w:rPr>
          <w:rFonts w:ascii="Arial" w:hAnsi="Arial" w:cs="Arial"/>
        </w:rPr>
      </w:pPr>
    </w:p>
    <w:p w14:paraId="4671373C" w14:textId="77777777" w:rsidR="0068767F" w:rsidRPr="00B71238" w:rsidRDefault="0068767F" w:rsidP="0068767F">
      <w:pPr>
        <w:spacing w:line="276" w:lineRule="auto"/>
        <w:rPr>
          <w:rFonts w:ascii="Arial" w:hAnsi="Arial" w:cs="Arial"/>
        </w:rPr>
      </w:pPr>
    </w:p>
    <w:p w14:paraId="0060C694" w14:textId="77777777" w:rsidR="0068767F" w:rsidRPr="00B71238" w:rsidRDefault="0068767F" w:rsidP="0068767F">
      <w:pPr>
        <w:spacing w:line="276" w:lineRule="auto"/>
        <w:rPr>
          <w:rFonts w:ascii="Arial" w:hAnsi="Arial" w:cs="Arial"/>
        </w:rPr>
      </w:pPr>
    </w:p>
    <w:p w14:paraId="1BAEBDB6" w14:textId="77777777" w:rsidR="0068767F" w:rsidRPr="00B71238" w:rsidRDefault="0068767F" w:rsidP="0068767F">
      <w:pPr>
        <w:spacing w:line="276" w:lineRule="auto"/>
        <w:rPr>
          <w:rFonts w:ascii="Arial" w:hAnsi="Arial" w:cs="Arial"/>
        </w:rPr>
      </w:pPr>
    </w:p>
    <w:p w14:paraId="19B0AD76" w14:textId="77777777" w:rsidR="0068767F" w:rsidRPr="00B71238" w:rsidRDefault="0068767F" w:rsidP="0068767F">
      <w:pPr>
        <w:spacing w:line="276" w:lineRule="auto"/>
        <w:rPr>
          <w:rFonts w:ascii="Arial" w:hAnsi="Arial" w:cs="Arial"/>
        </w:rPr>
      </w:pPr>
    </w:p>
    <w:p w14:paraId="29FB4E87" w14:textId="77777777" w:rsidR="0068767F" w:rsidRPr="00B71238" w:rsidRDefault="0068767F" w:rsidP="0068767F">
      <w:pPr>
        <w:spacing w:line="276" w:lineRule="auto"/>
        <w:rPr>
          <w:rFonts w:ascii="Arial" w:hAnsi="Arial" w:cs="Arial"/>
        </w:rPr>
      </w:pPr>
    </w:p>
    <w:p w14:paraId="29004F89" w14:textId="77777777" w:rsidR="0068767F" w:rsidRPr="00B71238" w:rsidRDefault="0068767F" w:rsidP="0068767F">
      <w:pPr>
        <w:spacing w:line="276" w:lineRule="auto"/>
        <w:rPr>
          <w:rFonts w:ascii="Arial" w:hAnsi="Arial" w:cs="Arial"/>
        </w:rPr>
      </w:pPr>
    </w:p>
    <w:p w14:paraId="0BF800FB" w14:textId="77777777" w:rsidR="0068767F" w:rsidRPr="00B71238" w:rsidRDefault="0068767F" w:rsidP="0068767F">
      <w:pPr>
        <w:spacing w:line="276" w:lineRule="auto"/>
        <w:rPr>
          <w:rFonts w:ascii="Arial" w:hAnsi="Arial" w:cs="Arial"/>
        </w:rPr>
      </w:pPr>
    </w:p>
    <w:p w14:paraId="444A583A" w14:textId="77777777" w:rsidR="0068767F" w:rsidRPr="00B71238" w:rsidRDefault="0068767F" w:rsidP="0068767F">
      <w:pPr>
        <w:spacing w:line="276" w:lineRule="auto"/>
        <w:rPr>
          <w:rFonts w:ascii="Arial" w:hAnsi="Arial" w:cs="Arial"/>
        </w:rPr>
      </w:pPr>
    </w:p>
    <w:p w14:paraId="73278800" w14:textId="77777777" w:rsidR="0068767F" w:rsidRPr="00B71238" w:rsidRDefault="0068767F" w:rsidP="0068767F">
      <w:pPr>
        <w:spacing w:line="276" w:lineRule="auto"/>
        <w:rPr>
          <w:rFonts w:ascii="Arial" w:hAnsi="Arial" w:cs="Arial"/>
        </w:rPr>
      </w:pPr>
    </w:p>
    <w:p w14:paraId="4E996D86" w14:textId="77777777" w:rsidR="0068767F" w:rsidRPr="00B71238" w:rsidRDefault="0068767F" w:rsidP="0068767F">
      <w:pPr>
        <w:spacing w:line="276" w:lineRule="auto"/>
        <w:rPr>
          <w:rFonts w:ascii="Arial" w:hAnsi="Arial" w:cs="Arial"/>
        </w:rPr>
      </w:pPr>
    </w:p>
    <w:p w14:paraId="6F0B7B87" w14:textId="77777777" w:rsidR="0068767F" w:rsidRPr="00B71238" w:rsidRDefault="0068767F" w:rsidP="0068767F">
      <w:pPr>
        <w:spacing w:line="276" w:lineRule="auto"/>
        <w:rPr>
          <w:rFonts w:ascii="Arial" w:hAnsi="Arial" w:cs="Arial"/>
        </w:rPr>
      </w:pPr>
    </w:p>
    <w:p w14:paraId="268EDFAF" w14:textId="77777777" w:rsidR="0068767F" w:rsidRPr="00B71238" w:rsidRDefault="0068767F" w:rsidP="0068767F">
      <w:pPr>
        <w:spacing w:line="276" w:lineRule="auto"/>
        <w:rPr>
          <w:rFonts w:ascii="Arial" w:hAnsi="Arial" w:cs="Arial"/>
        </w:rPr>
      </w:pPr>
    </w:p>
    <w:sdt>
      <w:sdtPr>
        <w:rPr>
          <w:rFonts w:ascii="Arial" w:eastAsiaTheme="minorHAnsi" w:hAnsi="Arial" w:cs="Arial"/>
          <w:color w:val="auto"/>
          <w:sz w:val="24"/>
          <w:szCs w:val="24"/>
          <w:lang w:val="en-GB"/>
        </w:rPr>
        <w:id w:val="23834847"/>
        <w:docPartObj>
          <w:docPartGallery w:val="Table of Contents"/>
          <w:docPartUnique/>
        </w:docPartObj>
      </w:sdtPr>
      <w:sdtEndPr>
        <w:rPr>
          <w:b/>
          <w:bCs/>
          <w:noProof/>
        </w:rPr>
      </w:sdtEndPr>
      <w:sdtContent>
        <w:p w14:paraId="7A764B46" w14:textId="4F7CC59C" w:rsidR="000B49B0" w:rsidRPr="00085A89" w:rsidRDefault="000B49B0">
          <w:pPr>
            <w:pStyle w:val="TOCHeading"/>
            <w:rPr>
              <w:rFonts w:ascii="Arial" w:hAnsi="Arial" w:cs="Arial"/>
              <w:color w:val="auto"/>
            </w:rPr>
          </w:pPr>
          <w:r w:rsidRPr="00085A89">
            <w:rPr>
              <w:rFonts w:ascii="Arial" w:hAnsi="Arial" w:cs="Arial"/>
              <w:color w:val="auto"/>
            </w:rPr>
            <w:t>Contents</w:t>
          </w:r>
        </w:p>
        <w:p w14:paraId="06B59ECA" w14:textId="1FB4F176" w:rsidR="00085A89" w:rsidRPr="00085A89" w:rsidRDefault="000B49B0">
          <w:pPr>
            <w:pStyle w:val="TOC1"/>
            <w:tabs>
              <w:tab w:val="right" w:leader="dot" w:pos="9016"/>
            </w:tabs>
            <w:rPr>
              <w:rFonts w:ascii="Arial" w:eastAsiaTheme="minorEastAsia" w:hAnsi="Arial" w:cs="Arial"/>
              <w:noProof/>
              <w:sz w:val="22"/>
              <w:szCs w:val="22"/>
              <w:lang w:eastAsia="en-GB"/>
            </w:rPr>
          </w:pPr>
          <w:r w:rsidRPr="00085A89">
            <w:rPr>
              <w:rFonts w:ascii="Arial" w:hAnsi="Arial" w:cs="Arial"/>
            </w:rPr>
            <w:fldChar w:fldCharType="begin"/>
          </w:r>
          <w:r w:rsidRPr="00085A89">
            <w:rPr>
              <w:rFonts w:ascii="Arial" w:hAnsi="Arial" w:cs="Arial"/>
            </w:rPr>
            <w:instrText xml:space="preserve"> TOC \o "1-3" \h \z \u </w:instrText>
          </w:r>
          <w:r w:rsidRPr="00085A89">
            <w:rPr>
              <w:rFonts w:ascii="Arial" w:hAnsi="Arial" w:cs="Arial"/>
            </w:rPr>
            <w:fldChar w:fldCharType="separate"/>
          </w:r>
          <w:hyperlink w:anchor="_Toc113560231" w:history="1">
            <w:r w:rsidR="00085A89" w:rsidRPr="00085A89">
              <w:rPr>
                <w:rStyle w:val="Hyperlink"/>
                <w:rFonts w:ascii="Arial" w:hAnsi="Arial" w:cs="Arial"/>
                <w:noProof/>
              </w:rPr>
              <w:t>1 Introduction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5</w:t>
            </w:r>
            <w:r w:rsidR="00085A89" w:rsidRPr="00085A89">
              <w:rPr>
                <w:rFonts w:ascii="Arial" w:hAnsi="Arial" w:cs="Arial"/>
                <w:noProof/>
                <w:webHidden/>
              </w:rPr>
              <w:fldChar w:fldCharType="end"/>
            </w:r>
          </w:hyperlink>
        </w:p>
        <w:p w14:paraId="00995FFD" w14:textId="601DEAF9"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32" w:history="1">
            <w:r w:rsidR="00085A89" w:rsidRPr="00085A89">
              <w:rPr>
                <w:rStyle w:val="Hyperlink"/>
                <w:rFonts w:ascii="Arial" w:hAnsi="Arial" w:cs="Arial"/>
                <w:noProof/>
              </w:rPr>
              <w:t>2 Background Research</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7</w:t>
            </w:r>
            <w:r w:rsidR="00085A89" w:rsidRPr="00085A89">
              <w:rPr>
                <w:rFonts w:ascii="Arial" w:hAnsi="Arial" w:cs="Arial"/>
                <w:noProof/>
                <w:webHidden/>
              </w:rPr>
              <w:fldChar w:fldCharType="end"/>
            </w:r>
          </w:hyperlink>
        </w:p>
        <w:p w14:paraId="17040DA8" w14:textId="3360433A"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33" w:history="1">
            <w:r w:rsidR="00085A89" w:rsidRPr="00085A89">
              <w:rPr>
                <w:rStyle w:val="Hyperlink"/>
                <w:rFonts w:ascii="Arial" w:hAnsi="Arial" w:cs="Arial"/>
                <w:noProof/>
              </w:rPr>
              <w:t>2.1 Image reconstruction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7</w:t>
            </w:r>
            <w:r w:rsidR="00085A89" w:rsidRPr="00085A89">
              <w:rPr>
                <w:rFonts w:ascii="Arial" w:hAnsi="Arial" w:cs="Arial"/>
                <w:noProof/>
                <w:webHidden/>
              </w:rPr>
              <w:fldChar w:fldCharType="end"/>
            </w:r>
          </w:hyperlink>
        </w:p>
        <w:p w14:paraId="118CA7F9" w14:textId="12140E55"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34" w:history="1">
            <w:r w:rsidR="00085A89" w:rsidRPr="00085A89">
              <w:rPr>
                <w:rStyle w:val="Hyperlink"/>
                <w:rFonts w:ascii="Arial" w:hAnsi="Arial" w:cs="Arial"/>
                <w:noProof/>
              </w:rPr>
              <w:t>2.2 Machine Learning and Image Reconstruction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7</w:t>
            </w:r>
            <w:r w:rsidR="00085A89" w:rsidRPr="00085A89">
              <w:rPr>
                <w:rFonts w:ascii="Arial" w:hAnsi="Arial" w:cs="Arial"/>
                <w:noProof/>
                <w:webHidden/>
              </w:rPr>
              <w:fldChar w:fldCharType="end"/>
            </w:r>
          </w:hyperlink>
        </w:p>
        <w:p w14:paraId="5C14B470" w14:textId="32B826D4"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35" w:history="1">
            <w:r w:rsidR="00085A89" w:rsidRPr="00085A89">
              <w:rPr>
                <w:rStyle w:val="Hyperlink"/>
                <w:rFonts w:ascii="Arial" w:hAnsi="Arial" w:cs="Arial"/>
                <w:noProof/>
                <w:lang w:val="en-US"/>
              </w:rPr>
              <w:t xml:space="preserve">2.3 </w:t>
            </w:r>
            <w:r w:rsidR="00085A89" w:rsidRPr="00085A89">
              <w:rPr>
                <w:rStyle w:val="Hyperlink"/>
                <w:rFonts w:ascii="Arial" w:hAnsi="Arial" w:cs="Arial"/>
                <w:noProof/>
              </w:rPr>
              <w:t>Genetic</w:t>
            </w:r>
            <w:r w:rsidR="00085A89" w:rsidRPr="00085A89">
              <w:rPr>
                <w:rStyle w:val="Hyperlink"/>
                <w:rFonts w:ascii="Arial" w:hAnsi="Arial" w:cs="Arial"/>
                <w:noProof/>
                <w:lang w:val="en-US"/>
              </w:rPr>
              <w:t xml:space="preserve"> Algorithms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_Toc113560235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8</w:t>
            </w:r>
            <w:r w:rsidR="00085A89" w:rsidRPr="00085A89">
              <w:rPr>
                <w:rFonts w:ascii="Arial" w:hAnsi="Arial" w:cs="Arial"/>
                <w:noProof/>
                <w:webHidden/>
              </w:rPr>
              <w:fldChar w:fldCharType="end"/>
            </w:r>
          </w:hyperlink>
        </w:p>
        <w:p w14:paraId="215B1EFE" w14:textId="5E76255B"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36" w:history="1">
            <w:r w:rsidR="00085A89" w:rsidRPr="00085A89">
              <w:rPr>
                <w:rStyle w:val="Hyperlink"/>
                <w:rFonts w:ascii="Arial" w:hAnsi="Arial" w:cs="Arial"/>
                <w:noProof/>
                <w:lang w:val="en-US"/>
              </w:rPr>
              <w:t xml:space="preserve">2.3.1 </w:t>
            </w:r>
            <w:r w:rsidR="00085A89" w:rsidRPr="00085A89">
              <w:rPr>
                <w:rStyle w:val="Hyperlink"/>
                <w:rFonts w:ascii="Arial" w:hAnsi="Arial" w:cs="Arial"/>
                <w:noProof/>
              </w:rPr>
              <w:t>Individuals</w:t>
            </w:r>
            <w:r w:rsidR="00085A89" w:rsidRPr="00085A89">
              <w:rPr>
                <w:rStyle w:val="Hyperlink"/>
                <w:rFonts w:ascii="Arial" w:hAnsi="Arial" w:cs="Arial"/>
                <w:noProof/>
                <w:lang w:val="en-US"/>
              </w:rPr>
              <w:t xml:space="preserve"> and Population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_Toc113560236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8</w:t>
            </w:r>
            <w:r w:rsidR="00085A89" w:rsidRPr="00085A89">
              <w:rPr>
                <w:rFonts w:ascii="Arial" w:hAnsi="Arial" w:cs="Arial"/>
                <w:noProof/>
                <w:webHidden/>
              </w:rPr>
              <w:fldChar w:fldCharType="end"/>
            </w:r>
          </w:hyperlink>
        </w:p>
        <w:p w14:paraId="3FC0C074" w14:textId="181FE90B"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37" w:history="1">
            <w:r w:rsidR="00085A89" w:rsidRPr="00085A89">
              <w:rPr>
                <w:rStyle w:val="Hyperlink"/>
                <w:rFonts w:ascii="Arial" w:hAnsi="Arial" w:cs="Arial"/>
                <w:noProof/>
              </w:rPr>
              <w:t>2.3.2 Genetic Representation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_Toc113560237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9</w:t>
            </w:r>
            <w:r w:rsidR="00085A89" w:rsidRPr="00085A89">
              <w:rPr>
                <w:rFonts w:ascii="Arial" w:hAnsi="Arial" w:cs="Arial"/>
                <w:noProof/>
                <w:webHidden/>
              </w:rPr>
              <w:fldChar w:fldCharType="end"/>
            </w:r>
          </w:hyperlink>
        </w:p>
        <w:p w14:paraId="60A3F53C" w14:textId="4F2261FE"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38" w:history="1">
            <w:r w:rsidR="00085A89" w:rsidRPr="00085A89">
              <w:rPr>
                <w:rStyle w:val="Hyperlink"/>
                <w:rFonts w:ascii="Arial" w:hAnsi="Arial" w:cs="Arial"/>
                <w:noProof/>
              </w:rPr>
              <w:t>2.3.3 Fitness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_Toc113560238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9</w:t>
            </w:r>
            <w:r w:rsidR="00085A89" w:rsidRPr="00085A89">
              <w:rPr>
                <w:rFonts w:ascii="Arial" w:hAnsi="Arial" w:cs="Arial"/>
                <w:noProof/>
                <w:webHidden/>
              </w:rPr>
              <w:fldChar w:fldCharType="end"/>
            </w:r>
          </w:hyperlink>
        </w:p>
        <w:p w14:paraId="0D03E980" w14:textId="7FABCD7E"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39" w:history="1">
            <w:r w:rsidR="00085A89" w:rsidRPr="00085A89">
              <w:rPr>
                <w:rStyle w:val="Hyperlink"/>
                <w:rFonts w:ascii="Arial" w:hAnsi="Arial" w:cs="Arial"/>
                <w:noProof/>
              </w:rPr>
              <w:t>2.3.4 Genetic Algorithm Steps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_Toc113560239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9</w:t>
            </w:r>
            <w:r w:rsidR="00085A89" w:rsidRPr="00085A89">
              <w:rPr>
                <w:rFonts w:ascii="Arial" w:hAnsi="Arial" w:cs="Arial"/>
                <w:noProof/>
                <w:webHidden/>
              </w:rPr>
              <w:fldChar w:fldCharType="end"/>
            </w:r>
          </w:hyperlink>
        </w:p>
        <w:p w14:paraId="6A2179C9" w14:textId="336FDDBA"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0" w:history="1">
            <w:r w:rsidR="00085A89" w:rsidRPr="00085A89">
              <w:rPr>
                <w:rStyle w:val="Hyperlink"/>
                <w:rFonts w:ascii="Arial" w:hAnsi="Arial" w:cs="Arial"/>
                <w:noProof/>
              </w:rPr>
              <w:t>2.4 The Problem</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_Toc113560240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10</w:t>
            </w:r>
            <w:r w:rsidR="00085A89" w:rsidRPr="00085A89">
              <w:rPr>
                <w:rFonts w:ascii="Arial" w:hAnsi="Arial" w:cs="Arial"/>
                <w:noProof/>
                <w:webHidden/>
              </w:rPr>
              <w:fldChar w:fldCharType="end"/>
            </w:r>
          </w:hyperlink>
        </w:p>
        <w:p w14:paraId="214A0D41" w14:textId="62094CD5"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1" w:history="1">
            <w:r w:rsidR="00085A89" w:rsidRPr="00085A89">
              <w:rPr>
                <w:rStyle w:val="Hyperlink"/>
                <w:rFonts w:ascii="Arial" w:hAnsi="Arial" w:cs="Arial"/>
                <w:noProof/>
              </w:rPr>
              <w:t>2.5 Aim and Objectives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11</w:t>
            </w:r>
            <w:r w:rsidR="00085A89" w:rsidRPr="00085A89">
              <w:rPr>
                <w:rFonts w:ascii="Arial" w:hAnsi="Arial" w:cs="Arial"/>
                <w:noProof/>
                <w:webHidden/>
              </w:rPr>
              <w:fldChar w:fldCharType="end"/>
            </w:r>
          </w:hyperlink>
        </w:p>
        <w:p w14:paraId="30EB4C68" w14:textId="4F1F5A8D"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2" w:history="1">
            <w:r w:rsidR="00085A89" w:rsidRPr="00085A89">
              <w:rPr>
                <w:rStyle w:val="Hyperlink"/>
                <w:rFonts w:ascii="Arial" w:hAnsi="Arial" w:cs="Arial"/>
                <w:noProof/>
              </w:rPr>
              <w:t>2.6 Risks and Mitigations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12</w:t>
            </w:r>
            <w:r w:rsidR="00085A89" w:rsidRPr="00085A89">
              <w:rPr>
                <w:rFonts w:ascii="Arial" w:hAnsi="Arial" w:cs="Arial"/>
                <w:noProof/>
                <w:webHidden/>
              </w:rPr>
              <w:fldChar w:fldCharType="end"/>
            </w:r>
          </w:hyperlink>
        </w:p>
        <w:p w14:paraId="4DDF0ACC" w14:textId="39CDBD90"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43" w:history="1">
            <w:r w:rsidR="00085A89" w:rsidRPr="00085A89">
              <w:rPr>
                <w:rStyle w:val="Hyperlink"/>
                <w:rFonts w:ascii="Arial" w:hAnsi="Arial" w:cs="Arial"/>
                <w:noProof/>
              </w:rPr>
              <w:t>3 Methods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13</w:t>
            </w:r>
            <w:r w:rsidR="00085A89" w:rsidRPr="00085A89">
              <w:rPr>
                <w:rFonts w:ascii="Arial" w:hAnsi="Arial" w:cs="Arial"/>
                <w:noProof/>
                <w:webHidden/>
              </w:rPr>
              <w:fldChar w:fldCharType="end"/>
            </w:r>
          </w:hyperlink>
        </w:p>
        <w:p w14:paraId="00AE05DC" w14:textId="17E28911"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4" w:history="1">
            <w:r w:rsidR="00085A89" w:rsidRPr="00085A89">
              <w:rPr>
                <w:rStyle w:val="Hyperlink"/>
                <w:rFonts w:ascii="Arial" w:hAnsi="Arial" w:cs="Arial"/>
                <w:noProof/>
              </w:rPr>
              <w:t>3.1 Objective 1: Design and Implement a Simulation Environment</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13</w:t>
            </w:r>
            <w:r w:rsidR="00085A89" w:rsidRPr="00085A89">
              <w:rPr>
                <w:rFonts w:ascii="Arial" w:hAnsi="Arial" w:cs="Arial"/>
                <w:noProof/>
                <w:webHidden/>
              </w:rPr>
              <w:fldChar w:fldCharType="end"/>
            </w:r>
          </w:hyperlink>
        </w:p>
        <w:p w14:paraId="2F2382EB" w14:textId="163D7030"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5" w:history="1">
            <w:r w:rsidR="00085A89" w:rsidRPr="00085A89">
              <w:rPr>
                <w:rStyle w:val="Hyperlink"/>
                <w:rFonts w:ascii="Arial" w:hAnsi="Arial" w:cs="Arial"/>
                <w:noProof/>
              </w:rPr>
              <w:t>3.2 Objective 2: Algorithm Implementation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_Toc113560245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13</w:t>
            </w:r>
            <w:r w:rsidR="00085A89" w:rsidRPr="00085A89">
              <w:rPr>
                <w:rFonts w:ascii="Arial" w:hAnsi="Arial" w:cs="Arial"/>
                <w:noProof/>
                <w:webHidden/>
              </w:rPr>
              <w:fldChar w:fldCharType="end"/>
            </w:r>
          </w:hyperlink>
        </w:p>
        <w:p w14:paraId="00623B7B" w14:textId="2CA4563F"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6" w:history="1">
            <w:r w:rsidR="00085A89" w:rsidRPr="00085A89">
              <w:rPr>
                <w:rStyle w:val="Hyperlink"/>
                <w:rFonts w:ascii="Arial" w:hAnsi="Arial" w:cs="Arial"/>
                <w:noProof/>
              </w:rPr>
              <w:t>3.3 Objective 3: Testing and Evaluation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_Toc113560246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14</w:t>
            </w:r>
            <w:r w:rsidR="00085A89" w:rsidRPr="00085A89">
              <w:rPr>
                <w:rFonts w:ascii="Arial" w:hAnsi="Arial" w:cs="Arial"/>
                <w:noProof/>
                <w:webHidden/>
              </w:rPr>
              <w:fldChar w:fldCharType="end"/>
            </w:r>
          </w:hyperlink>
        </w:p>
        <w:p w14:paraId="53908EF3" w14:textId="47DE28C5"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7" w:history="1">
            <w:r w:rsidR="00085A89" w:rsidRPr="00085A89">
              <w:rPr>
                <w:rStyle w:val="Hyperlink"/>
                <w:rFonts w:ascii="Arial" w:hAnsi="Arial" w:cs="Arial"/>
                <w:noProof/>
              </w:rPr>
              <w:t>3.4 Objective 4: Improve Algorithm</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_Toc113560247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14</w:t>
            </w:r>
            <w:r w:rsidR="00085A89" w:rsidRPr="00085A89">
              <w:rPr>
                <w:rFonts w:ascii="Arial" w:hAnsi="Arial" w:cs="Arial"/>
                <w:noProof/>
                <w:webHidden/>
              </w:rPr>
              <w:fldChar w:fldCharType="end"/>
            </w:r>
          </w:hyperlink>
        </w:p>
        <w:p w14:paraId="6BC8D761" w14:textId="4A40C594"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48" w:history="1">
            <w:r w:rsidR="00085A89" w:rsidRPr="00085A89">
              <w:rPr>
                <w:rStyle w:val="Hyperlink"/>
                <w:rFonts w:ascii="Arial" w:hAnsi="Arial" w:cs="Arial"/>
                <w:noProof/>
              </w:rPr>
              <w:t>3.5 Samples from Literature</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_Toc113560248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14</w:t>
            </w:r>
            <w:r w:rsidR="00085A89" w:rsidRPr="00085A89">
              <w:rPr>
                <w:rFonts w:ascii="Arial" w:hAnsi="Arial" w:cs="Arial"/>
                <w:noProof/>
                <w:webHidden/>
              </w:rPr>
              <w:fldChar w:fldCharType="end"/>
            </w:r>
          </w:hyperlink>
        </w:p>
        <w:p w14:paraId="12FBA5A4" w14:textId="7581D053"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49" w:history="1">
            <w:r w:rsidR="00085A89" w:rsidRPr="00085A89">
              <w:rPr>
                <w:rStyle w:val="Hyperlink"/>
                <w:rFonts w:ascii="Arial" w:hAnsi="Arial" w:cs="Arial"/>
                <w:noProof/>
              </w:rPr>
              <w:t>4 Design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_Toc113560249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16</w:t>
            </w:r>
            <w:r w:rsidR="00085A89" w:rsidRPr="00085A89">
              <w:rPr>
                <w:rFonts w:ascii="Arial" w:hAnsi="Arial" w:cs="Arial"/>
                <w:noProof/>
                <w:webHidden/>
              </w:rPr>
              <w:fldChar w:fldCharType="end"/>
            </w:r>
          </w:hyperlink>
        </w:p>
        <w:p w14:paraId="5B0E52BA" w14:textId="49754A4A"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50" w:history="1">
            <w:r w:rsidR="00085A89" w:rsidRPr="00085A89">
              <w:rPr>
                <w:rStyle w:val="Hyperlink"/>
                <w:rFonts w:ascii="Arial" w:hAnsi="Arial" w:cs="Arial"/>
                <w:noProof/>
                <w:lang w:val="en-US"/>
              </w:rPr>
              <w:t>4.1 Requirements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_Toc113560250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16</w:t>
            </w:r>
            <w:r w:rsidR="00085A89" w:rsidRPr="00085A89">
              <w:rPr>
                <w:rFonts w:ascii="Arial" w:hAnsi="Arial" w:cs="Arial"/>
                <w:noProof/>
                <w:webHidden/>
              </w:rPr>
              <w:fldChar w:fldCharType="end"/>
            </w:r>
          </w:hyperlink>
        </w:p>
        <w:p w14:paraId="4F8894B8" w14:textId="4E12F061"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1" w:history="1">
            <w:r w:rsidR="00085A89" w:rsidRPr="00085A89">
              <w:rPr>
                <w:rStyle w:val="Hyperlink"/>
                <w:rFonts w:ascii="Arial" w:hAnsi="Arial" w:cs="Arial"/>
                <w:noProof/>
                <w:lang w:val="en-US"/>
              </w:rPr>
              <w:t>4.1.1 Image Conversion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16</w:t>
            </w:r>
            <w:r w:rsidR="00085A89" w:rsidRPr="00085A89">
              <w:rPr>
                <w:rFonts w:ascii="Arial" w:hAnsi="Arial" w:cs="Arial"/>
                <w:noProof/>
                <w:webHidden/>
              </w:rPr>
              <w:fldChar w:fldCharType="end"/>
            </w:r>
          </w:hyperlink>
        </w:p>
        <w:p w14:paraId="45BE26F1" w14:textId="45F5362E"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2" w:history="1">
            <w:r w:rsidR="00085A89" w:rsidRPr="00085A89">
              <w:rPr>
                <w:rStyle w:val="Hyperlink"/>
                <w:rFonts w:ascii="Arial" w:hAnsi="Arial" w:cs="Arial"/>
                <w:noProof/>
                <w:lang w:val="en-US"/>
              </w:rPr>
              <w:t>4.1.2 Algorithm Implementation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16</w:t>
            </w:r>
            <w:r w:rsidR="00085A89" w:rsidRPr="00085A89">
              <w:rPr>
                <w:rFonts w:ascii="Arial" w:hAnsi="Arial" w:cs="Arial"/>
                <w:noProof/>
                <w:webHidden/>
              </w:rPr>
              <w:fldChar w:fldCharType="end"/>
            </w:r>
          </w:hyperlink>
        </w:p>
        <w:p w14:paraId="2AE8CC0F" w14:textId="626AE5CA"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3" w:history="1">
            <w:r w:rsidR="00085A89" w:rsidRPr="00085A89">
              <w:rPr>
                <w:rStyle w:val="Hyperlink"/>
                <w:rFonts w:ascii="Arial" w:hAnsi="Arial" w:cs="Arial"/>
                <w:noProof/>
                <w:lang w:val="en-US"/>
              </w:rPr>
              <w:t>4.1.3 Implementation of Suggested Crossover Operators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17</w:t>
            </w:r>
            <w:r w:rsidR="00085A89" w:rsidRPr="00085A89">
              <w:rPr>
                <w:rFonts w:ascii="Arial" w:hAnsi="Arial" w:cs="Arial"/>
                <w:noProof/>
                <w:webHidden/>
              </w:rPr>
              <w:fldChar w:fldCharType="end"/>
            </w:r>
          </w:hyperlink>
        </w:p>
        <w:p w14:paraId="3FE9337E" w14:textId="4911951D"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4" w:history="1">
            <w:r w:rsidR="00085A89" w:rsidRPr="00085A89">
              <w:rPr>
                <w:rStyle w:val="Hyperlink"/>
                <w:rFonts w:ascii="Arial" w:hAnsi="Arial" w:cs="Arial"/>
                <w:noProof/>
                <w:lang w:val="en-US"/>
              </w:rPr>
              <w:t>4.1.4 Data collection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17</w:t>
            </w:r>
            <w:r w:rsidR="00085A89" w:rsidRPr="00085A89">
              <w:rPr>
                <w:rFonts w:ascii="Arial" w:hAnsi="Arial" w:cs="Arial"/>
                <w:noProof/>
                <w:webHidden/>
              </w:rPr>
              <w:fldChar w:fldCharType="end"/>
            </w:r>
          </w:hyperlink>
        </w:p>
        <w:p w14:paraId="70692CA8" w14:textId="5A1500D0"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5" w:history="1">
            <w:r w:rsidR="00085A89" w:rsidRPr="00085A89">
              <w:rPr>
                <w:rStyle w:val="Hyperlink"/>
                <w:rFonts w:ascii="Arial" w:hAnsi="Arial" w:cs="Arial"/>
                <w:noProof/>
                <w:lang w:val="en-US"/>
              </w:rPr>
              <w:t>4.1.5 Graph/plot generation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_Toc113560255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17</w:t>
            </w:r>
            <w:r w:rsidR="00085A89" w:rsidRPr="00085A89">
              <w:rPr>
                <w:rFonts w:ascii="Arial" w:hAnsi="Arial" w:cs="Arial"/>
                <w:noProof/>
                <w:webHidden/>
              </w:rPr>
              <w:fldChar w:fldCharType="end"/>
            </w:r>
          </w:hyperlink>
        </w:p>
        <w:p w14:paraId="0DE3189A" w14:textId="6404D455"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56" w:history="1">
            <w:r w:rsidR="00085A89" w:rsidRPr="00085A89">
              <w:rPr>
                <w:rStyle w:val="Hyperlink"/>
                <w:rFonts w:ascii="Arial" w:hAnsi="Arial" w:cs="Arial"/>
                <w:noProof/>
                <w:lang w:val="en-US"/>
              </w:rPr>
              <w:t>4.1.6 Statistical Analysis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_Toc113560256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17</w:t>
            </w:r>
            <w:r w:rsidR="00085A89" w:rsidRPr="00085A89">
              <w:rPr>
                <w:rFonts w:ascii="Arial" w:hAnsi="Arial" w:cs="Arial"/>
                <w:noProof/>
                <w:webHidden/>
              </w:rPr>
              <w:fldChar w:fldCharType="end"/>
            </w:r>
          </w:hyperlink>
        </w:p>
        <w:p w14:paraId="5C339141" w14:textId="4CFB1E0E"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57" w:history="1">
            <w:r w:rsidR="00085A89" w:rsidRPr="00085A89">
              <w:rPr>
                <w:rStyle w:val="Hyperlink"/>
                <w:rFonts w:ascii="Arial" w:hAnsi="Arial" w:cs="Arial"/>
                <w:noProof/>
                <w:lang w:val="en-US"/>
              </w:rPr>
              <w:t>4.2 Development Methodology</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_Toc113560257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17</w:t>
            </w:r>
            <w:r w:rsidR="00085A89" w:rsidRPr="00085A89">
              <w:rPr>
                <w:rFonts w:ascii="Arial" w:hAnsi="Arial" w:cs="Arial"/>
                <w:noProof/>
                <w:webHidden/>
              </w:rPr>
              <w:fldChar w:fldCharType="end"/>
            </w:r>
          </w:hyperlink>
        </w:p>
        <w:p w14:paraId="41584520" w14:textId="6F6A81E1"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58" w:history="1">
            <w:r w:rsidR="00085A89" w:rsidRPr="00085A89">
              <w:rPr>
                <w:rStyle w:val="Hyperlink"/>
                <w:rFonts w:ascii="Arial" w:hAnsi="Arial" w:cs="Arial"/>
                <w:noProof/>
                <w:lang w:val="en-US"/>
              </w:rPr>
              <w:t>4.3 UML class and activity diagrams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_Toc113560258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18</w:t>
            </w:r>
            <w:r w:rsidR="00085A89" w:rsidRPr="00085A89">
              <w:rPr>
                <w:rFonts w:ascii="Arial" w:hAnsi="Arial" w:cs="Arial"/>
                <w:noProof/>
                <w:webHidden/>
              </w:rPr>
              <w:fldChar w:fldCharType="end"/>
            </w:r>
          </w:hyperlink>
        </w:p>
        <w:p w14:paraId="7260C6A5" w14:textId="0E86DD39"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59" w:history="1">
            <w:r w:rsidR="00085A89" w:rsidRPr="00085A89">
              <w:rPr>
                <w:rStyle w:val="Hyperlink"/>
                <w:rFonts w:ascii="Arial" w:hAnsi="Arial" w:cs="Arial"/>
                <w:noProof/>
              </w:rPr>
              <w:t>5 Implementation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_Toc113560259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22</w:t>
            </w:r>
            <w:r w:rsidR="00085A89" w:rsidRPr="00085A89">
              <w:rPr>
                <w:rFonts w:ascii="Arial" w:hAnsi="Arial" w:cs="Arial"/>
                <w:noProof/>
                <w:webHidden/>
              </w:rPr>
              <w:fldChar w:fldCharType="end"/>
            </w:r>
          </w:hyperlink>
        </w:p>
        <w:p w14:paraId="05B1A8F9" w14:textId="79F06C8A"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60" w:history="1">
            <w:r w:rsidR="00085A89" w:rsidRPr="00085A89">
              <w:rPr>
                <w:rStyle w:val="Hyperlink"/>
                <w:rFonts w:ascii="Arial" w:hAnsi="Arial" w:cs="Arial"/>
                <w:noProof/>
              </w:rPr>
              <w:t>5.1 Tools, Libraries and Modules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_Toc113560260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22</w:t>
            </w:r>
            <w:r w:rsidR="00085A89" w:rsidRPr="00085A89">
              <w:rPr>
                <w:rFonts w:ascii="Arial" w:hAnsi="Arial" w:cs="Arial"/>
                <w:noProof/>
                <w:webHidden/>
              </w:rPr>
              <w:fldChar w:fldCharType="end"/>
            </w:r>
          </w:hyperlink>
        </w:p>
        <w:p w14:paraId="0BAC03D8" w14:textId="6BB2F7D9"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61" w:history="1">
            <w:r w:rsidR="00085A89" w:rsidRPr="00085A89">
              <w:rPr>
                <w:rStyle w:val="Hyperlink"/>
                <w:rFonts w:ascii="Arial" w:hAnsi="Arial" w:cs="Arial"/>
                <w:noProof/>
              </w:rPr>
              <w:t>5.2 Parameter Configuration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23</w:t>
            </w:r>
            <w:r w:rsidR="00085A89" w:rsidRPr="00085A89">
              <w:rPr>
                <w:rFonts w:ascii="Arial" w:hAnsi="Arial" w:cs="Arial"/>
                <w:noProof/>
                <w:webHidden/>
              </w:rPr>
              <w:fldChar w:fldCharType="end"/>
            </w:r>
          </w:hyperlink>
        </w:p>
        <w:p w14:paraId="611C2F76" w14:textId="244057A5"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62" w:history="1">
            <w:r w:rsidR="00085A89" w:rsidRPr="00085A89">
              <w:rPr>
                <w:rStyle w:val="Hyperlink"/>
                <w:rFonts w:ascii="Arial" w:hAnsi="Arial" w:cs="Arial"/>
                <w:noProof/>
              </w:rPr>
              <w:t>5.3 Operators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23</w:t>
            </w:r>
            <w:r w:rsidR="00085A89" w:rsidRPr="00085A89">
              <w:rPr>
                <w:rFonts w:ascii="Arial" w:hAnsi="Arial" w:cs="Arial"/>
                <w:noProof/>
                <w:webHidden/>
              </w:rPr>
              <w:fldChar w:fldCharType="end"/>
            </w:r>
          </w:hyperlink>
        </w:p>
        <w:p w14:paraId="1155B256" w14:textId="47808893"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3" w:history="1">
            <w:r w:rsidR="00085A89" w:rsidRPr="00085A89">
              <w:rPr>
                <w:rStyle w:val="Hyperlink"/>
                <w:rFonts w:ascii="Arial" w:hAnsi="Arial" w:cs="Arial"/>
                <w:noProof/>
              </w:rPr>
              <w:t xml:space="preserve">5.3.1 The </w:t>
            </w:r>
            <w:r w:rsidR="00085A89" w:rsidRPr="00085A89">
              <w:rPr>
                <w:rStyle w:val="Hyperlink"/>
                <w:rFonts w:ascii="Arial" w:hAnsi="Arial" w:cs="Arial"/>
                <w:bCs/>
                <w:noProof/>
              </w:rPr>
              <w:t>Genotype</w:t>
            </w:r>
            <w:r w:rsidR="00085A89" w:rsidRPr="00085A89">
              <w:rPr>
                <w:rStyle w:val="Hyperlink"/>
                <w:rFonts w:ascii="Arial" w:hAnsi="Arial" w:cs="Arial"/>
                <w:noProof/>
              </w:rPr>
              <w:t xml:space="preserve">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24</w:t>
            </w:r>
            <w:r w:rsidR="00085A89" w:rsidRPr="00085A89">
              <w:rPr>
                <w:rFonts w:ascii="Arial" w:hAnsi="Arial" w:cs="Arial"/>
                <w:noProof/>
                <w:webHidden/>
              </w:rPr>
              <w:fldChar w:fldCharType="end"/>
            </w:r>
          </w:hyperlink>
        </w:p>
        <w:p w14:paraId="1FA7595F" w14:textId="0CDDDEF5"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4" w:history="1">
            <w:r w:rsidR="00085A89" w:rsidRPr="00085A89">
              <w:rPr>
                <w:rStyle w:val="Hyperlink"/>
                <w:rFonts w:ascii="Arial" w:hAnsi="Arial" w:cs="Arial"/>
                <w:noProof/>
              </w:rPr>
              <w:t xml:space="preserve">5.3.2 The </w:t>
            </w:r>
            <w:r w:rsidR="00085A89" w:rsidRPr="00085A89">
              <w:rPr>
                <w:rStyle w:val="Hyperlink"/>
                <w:rFonts w:ascii="Arial" w:hAnsi="Arial" w:cs="Arial"/>
                <w:bCs/>
                <w:noProof/>
              </w:rPr>
              <w:t>Elitism</w:t>
            </w:r>
            <w:r w:rsidR="00085A89" w:rsidRPr="00085A89">
              <w:rPr>
                <w:rStyle w:val="Hyperlink"/>
                <w:rFonts w:ascii="Arial" w:hAnsi="Arial" w:cs="Arial"/>
                <w:noProof/>
              </w:rPr>
              <w:t xml:space="preserve">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25</w:t>
            </w:r>
            <w:r w:rsidR="00085A89" w:rsidRPr="00085A89">
              <w:rPr>
                <w:rFonts w:ascii="Arial" w:hAnsi="Arial" w:cs="Arial"/>
                <w:noProof/>
                <w:webHidden/>
              </w:rPr>
              <w:fldChar w:fldCharType="end"/>
            </w:r>
          </w:hyperlink>
        </w:p>
        <w:p w14:paraId="721C59F7" w14:textId="76C2EB9A"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5" w:history="1">
            <w:r w:rsidR="00085A89" w:rsidRPr="00085A89">
              <w:rPr>
                <w:rStyle w:val="Hyperlink"/>
                <w:rFonts w:ascii="Arial" w:hAnsi="Arial" w:cs="Arial"/>
                <w:noProof/>
              </w:rPr>
              <w:t xml:space="preserve">5.3.3 The </w:t>
            </w:r>
            <w:r w:rsidR="00085A89" w:rsidRPr="00085A89">
              <w:rPr>
                <w:rStyle w:val="Hyperlink"/>
                <w:rFonts w:ascii="Arial" w:hAnsi="Arial" w:cs="Arial"/>
                <w:bCs/>
                <w:noProof/>
              </w:rPr>
              <w:t>Fitness</w:t>
            </w:r>
            <w:r w:rsidR="00085A89" w:rsidRPr="00085A89">
              <w:rPr>
                <w:rStyle w:val="Hyperlink"/>
                <w:rFonts w:ascii="Arial" w:hAnsi="Arial" w:cs="Arial"/>
                <w:noProof/>
              </w:rPr>
              <w:t xml:space="preserve">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_Toc113560265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26</w:t>
            </w:r>
            <w:r w:rsidR="00085A89" w:rsidRPr="00085A89">
              <w:rPr>
                <w:rFonts w:ascii="Arial" w:hAnsi="Arial" w:cs="Arial"/>
                <w:noProof/>
                <w:webHidden/>
              </w:rPr>
              <w:fldChar w:fldCharType="end"/>
            </w:r>
          </w:hyperlink>
        </w:p>
        <w:p w14:paraId="44B44B5F" w14:textId="3A092492"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6" w:history="1">
            <w:r w:rsidR="00085A89" w:rsidRPr="00085A89">
              <w:rPr>
                <w:rStyle w:val="Hyperlink"/>
                <w:rFonts w:ascii="Arial" w:hAnsi="Arial" w:cs="Arial"/>
                <w:noProof/>
              </w:rPr>
              <w:t xml:space="preserve">5.3.4 The </w:t>
            </w:r>
            <w:r w:rsidR="00085A89" w:rsidRPr="00085A89">
              <w:rPr>
                <w:rStyle w:val="Hyperlink"/>
                <w:rFonts w:ascii="Arial" w:hAnsi="Arial" w:cs="Arial"/>
                <w:bCs/>
                <w:noProof/>
              </w:rPr>
              <w:t>Selection</w:t>
            </w:r>
            <w:r w:rsidR="00085A89" w:rsidRPr="00085A89">
              <w:rPr>
                <w:rStyle w:val="Hyperlink"/>
                <w:rFonts w:ascii="Arial" w:hAnsi="Arial" w:cs="Arial"/>
                <w:noProof/>
              </w:rPr>
              <w:t xml:space="preserve">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_Toc113560266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27</w:t>
            </w:r>
            <w:r w:rsidR="00085A89" w:rsidRPr="00085A89">
              <w:rPr>
                <w:rFonts w:ascii="Arial" w:hAnsi="Arial" w:cs="Arial"/>
                <w:noProof/>
                <w:webHidden/>
              </w:rPr>
              <w:fldChar w:fldCharType="end"/>
            </w:r>
          </w:hyperlink>
        </w:p>
        <w:p w14:paraId="53BC520E" w14:textId="7D0404AB"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7" w:history="1">
            <w:r w:rsidR="00085A89" w:rsidRPr="00085A89">
              <w:rPr>
                <w:rStyle w:val="Hyperlink"/>
                <w:rFonts w:ascii="Arial" w:hAnsi="Arial" w:cs="Arial"/>
                <w:noProof/>
              </w:rPr>
              <w:t xml:space="preserve">5.3.5 The </w:t>
            </w:r>
            <w:r w:rsidR="00085A89" w:rsidRPr="00085A89">
              <w:rPr>
                <w:rStyle w:val="Hyperlink"/>
                <w:rFonts w:ascii="Arial" w:hAnsi="Arial" w:cs="Arial"/>
                <w:bCs/>
                <w:noProof/>
              </w:rPr>
              <w:t>Crossover</w:t>
            </w:r>
            <w:r w:rsidR="00085A89" w:rsidRPr="00085A89">
              <w:rPr>
                <w:rStyle w:val="Hyperlink"/>
                <w:rFonts w:ascii="Arial" w:hAnsi="Arial" w:cs="Arial"/>
                <w:noProof/>
              </w:rPr>
              <w:t xml:space="preserve">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_Toc113560267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28</w:t>
            </w:r>
            <w:r w:rsidR="00085A89" w:rsidRPr="00085A89">
              <w:rPr>
                <w:rFonts w:ascii="Arial" w:hAnsi="Arial" w:cs="Arial"/>
                <w:noProof/>
                <w:webHidden/>
              </w:rPr>
              <w:fldChar w:fldCharType="end"/>
            </w:r>
          </w:hyperlink>
        </w:p>
        <w:p w14:paraId="7AA4B50E" w14:textId="42E1520F"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68" w:history="1">
            <w:r w:rsidR="00085A89" w:rsidRPr="00085A89">
              <w:rPr>
                <w:rStyle w:val="Hyperlink"/>
                <w:rFonts w:ascii="Arial" w:hAnsi="Arial" w:cs="Arial"/>
                <w:noProof/>
              </w:rPr>
              <w:t>5.3.6 Additional Functionality</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_Toc113560268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30</w:t>
            </w:r>
            <w:r w:rsidR="00085A89" w:rsidRPr="00085A89">
              <w:rPr>
                <w:rFonts w:ascii="Arial" w:hAnsi="Arial" w:cs="Arial"/>
                <w:noProof/>
                <w:webHidden/>
              </w:rPr>
              <w:fldChar w:fldCharType="end"/>
            </w:r>
          </w:hyperlink>
        </w:p>
        <w:p w14:paraId="1BC2CF5A" w14:textId="593D227C"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69" w:history="1">
            <w:r w:rsidR="00085A89" w:rsidRPr="00085A89">
              <w:rPr>
                <w:rStyle w:val="Hyperlink"/>
                <w:rFonts w:ascii="Arial" w:hAnsi="Arial" w:cs="Arial"/>
                <w:noProof/>
              </w:rPr>
              <w:t>5.4 Main Class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_Toc113560269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30</w:t>
            </w:r>
            <w:r w:rsidR="00085A89" w:rsidRPr="00085A89">
              <w:rPr>
                <w:rFonts w:ascii="Arial" w:hAnsi="Arial" w:cs="Arial"/>
                <w:noProof/>
                <w:webHidden/>
              </w:rPr>
              <w:fldChar w:fldCharType="end"/>
            </w:r>
          </w:hyperlink>
        </w:p>
        <w:p w14:paraId="1B996D84" w14:textId="73BB5140"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70" w:history="1">
            <w:r w:rsidR="00085A89" w:rsidRPr="00085A89">
              <w:rPr>
                <w:rStyle w:val="Hyperlink"/>
                <w:rFonts w:ascii="Arial" w:hAnsi="Arial" w:cs="Arial"/>
                <w:noProof/>
              </w:rPr>
              <w:t>6 Testing</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_Toc113560270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32</w:t>
            </w:r>
            <w:r w:rsidR="00085A89" w:rsidRPr="00085A89">
              <w:rPr>
                <w:rFonts w:ascii="Arial" w:hAnsi="Arial" w:cs="Arial"/>
                <w:noProof/>
                <w:webHidden/>
              </w:rPr>
              <w:fldChar w:fldCharType="end"/>
            </w:r>
          </w:hyperlink>
        </w:p>
        <w:p w14:paraId="680B0ECF" w14:textId="35CE9F4C"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71" w:history="1">
            <w:r w:rsidR="00085A89" w:rsidRPr="00085A89">
              <w:rPr>
                <w:rStyle w:val="Hyperlink"/>
                <w:rFonts w:ascii="Arial" w:hAnsi="Arial" w:cs="Arial"/>
                <w:noProof/>
                <w:lang w:val="en-US"/>
              </w:rPr>
              <w:t>7 Experimental Study and Optimizations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33</w:t>
            </w:r>
            <w:r w:rsidR="00085A89" w:rsidRPr="00085A89">
              <w:rPr>
                <w:rFonts w:ascii="Arial" w:hAnsi="Arial" w:cs="Arial"/>
                <w:noProof/>
                <w:webHidden/>
              </w:rPr>
              <w:fldChar w:fldCharType="end"/>
            </w:r>
          </w:hyperlink>
        </w:p>
        <w:p w14:paraId="0B43FB56" w14:textId="188FC973"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72" w:history="1">
            <w:r w:rsidR="00085A89" w:rsidRPr="00085A89">
              <w:rPr>
                <w:rStyle w:val="Hyperlink"/>
                <w:rFonts w:ascii="Arial" w:hAnsi="Arial" w:cs="Arial"/>
                <w:noProof/>
                <w:lang w:val="en-US"/>
              </w:rPr>
              <w:t>7.1 The Hypothesis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33</w:t>
            </w:r>
            <w:r w:rsidR="00085A89" w:rsidRPr="00085A89">
              <w:rPr>
                <w:rFonts w:ascii="Arial" w:hAnsi="Arial" w:cs="Arial"/>
                <w:noProof/>
                <w:webHidden/>
              </w:rPr>
              <w:fldChar w:fldCharType="end"/>
            </w:r>
          </w:hyperlink>
        </w:p>
        <w:p w14:paraId="4A0DC771" w14:textId="07584536"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73" w:history="1">
            <w:r w:rsidR="00085A89" w:rsidRPr="00085A89">
              <w:rPr>
                <w:rStyle w:val="Hyperlink"/>
                <w:rFonts w:ascii="Arial" w:hAnsi="Arial" w:cs="Arial"/>
                <w:noProof/>
                <w:lang w:val="en-US"/>
              </w:rPr>
              <w:t>7.2 The Experiments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33</w:t>
            </w:r>
            <w:r w:rsidR="00085A89" w:rsidRPr="00085A89">
              <w:rPr>
                <w:rFonts w:ascii="Arial" w:hAnsi="Arial" w:cs="Arial"/>
                <w:noProof/>
                <w:webHidden/>
              </w:rPr>
              <w:fldChar w:fldCharType="end"/>
            </w:r>
          </w:hyperlink>
        </w:p>
        <w:p w14:paraId="0DA9128B" w14:textId="534C0FCB"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74" w:history="1">
            <w:r w:rsidR="00085A89" w:rsidRPr="00085A89">
              <w:rPr>
                <w:rStyle w:val="Hyperlink"/>
                <w:rFonts w:ascii="Arial" w:hAnsi="Arial" w:cs="Arial"/>
                <w:noProof/>
              </w:rPr>
              <w:t>7.2.1 Generations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33</w:t>
            </w:r>
            <w:r w:rsidR="00085A89" w:rsidRPr="00085A89">
              <w:rPr>
                <w:rFonts w:ascii="Arial" w:hAnsi="Arial" w:cs="Arial"/>
                <w:noProof/>
                <w:webHidden/>
              </w:rPr>
              <w:fldChar w:fldCharType="end"/>
            </w:r>
          </w:hyperlink>
        </w:p>
        <w:p w14:paraId="2A3925D4" w14:textId="036B0AE3"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75" w:history="1">
            <w:r w:rsidR="00085A89" w:rsidRPr="00085A89">
              <w:rPr>
                <w:rStyle w:val="Hyperlink"/>
                <w:rFonts w:ascii="Arial" w:hAnsi="Arial" w:cs="Arial"/>
                <w:noProof/>
              </w:rPr>
              <w:t>7.2.2 Population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_Toc113560275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34</w:t>
            </w:r>
            <w:r w:rsidR="00085A89" w:rsidRPr="00085A89">
              <w:rPr>
                <w:rFonts w:ascii="Arial" w:hAnsi="Arial" w:cs="Arial"/>
                <w:noProof/>
                <w:webHidden/>
              </w:rPr>
              <w:fldChar w:fldCharType="end"/>
            </w:r>
          </w:hyperlink>
        </w:p>
        <w:p w14:paraId="6D6D0CDB" w14:textId="100666AD"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76" w:history="1">
            <w:r w:rsidR="00085A89" w:rsidRPr="00085A89">
              <w:rPr>
                <w:rStyle w:val="Hyperlink"/>
                <w:rFonts w:ascii="Arial" w:hAnsi="Arial" w:cs="Arial"/>
                <w:noProof/>
              </w:rPr>
              <w:t>7.2.3 Elitism</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_Toc113560276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35</w:t>
            </w:r>
            <w:r w:rsidR="00085A89" w:rsidRPr="00085A89">
              <w:rPr>
                <w:rFonts w:ascii="Arial" w:hAnsi="Arial" w:cs="Arial"/>
                <w:noProof/>
                <w:webHidden/>
              </w:rPr>
              <w:fldChar w:fldCharType="end"/>
            </w:r>
          </w:hyperlink>
        </w:p>
        <w:p w14:paraId="0B931B68" w14:textId="36770A70" w:rsidR="00085A89" w:rsidRPr="00085A89" w:rsidRDefault="00D346BD">
          <w:pPr>
            <w:pStyle w:val="TOC3"/>
            <w:tabs>
              <w:tab w:val="right" w:leader="dot" w:pos="9016"/>
            </w:tabs>
            <w:rPr>
              <w:rFonts w:ascii="Arial" w:eastAsiaTheme="minorEastAsia" w:hAnsi="Arial" w:cs="Arial"/>
              <w:noProof/>
              <w:sz w:val="22"/>
              <w:szCs w:val="22"/>
              <w:lang w:eastAsia="en-GB"/>
            </w:rPr>
          </w:pPr>
          <w:hyperlink w:anchor="_Toc113560277" w:history="1">
            <w:r w:rsidR="00085A89" w:rsidRPr="00085A89">
              <w:rPr>
                <w:rStyle w:val="Hyperlink"/>
                <w:rFonts w:ascii="Arial" w:hAnsi="Arial" w:cs="Arial"/>
                <w:noProof/>
              </w:rPr>
              <w:t>7.2.4 Mutation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_Toc113560277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36</w:t>
            </w:r>
            <w:r w:rsidR="00085A89" w:rsidRPr="00085A89">
              <w:rPr>
                <w:rFonts w:ascii="Arial" w:hAnsi="Arial" w:cs="Arial"/>
                <w:noProof/>
                <w:webHidden/>
              </w:rPr>
              <w:fldChar w:fldCharType="end"/>
            </w:r>
          </w:hyperlink>
        </w:p>
        <w:p w14:paraId="258F2359" w14:textId="547EB5D8"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78" w:history="1">
            <w:r w:rsidR="00085A89" w:rsidRPr="00085A89">
              <w:rPr>
                <w:rStyle w:val="Hyperlink"/>
                <w:rFonts w:ascii="Arial" w:hAnsi="Arial" w:cs="Arial"/>
                <w:noProof/>
              </w:rPr>
              <w:t>7.3 Statistical Analysis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_Toc113560278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38</w:t>
            </w:r>
            <w:r w:rsidR="00085A89" w:rsidRPr="00085A89">
              <w:rPr>
                <w:rFonts w:ascii="Arial" w:hAnsi="Arial" w:cs="Arial"/>
                <w:noProof/>
                <w:webHidden/>
              </w:rPr>
              <w:fldChar w:fldCharType="end"/>
            </w:r>
          </w:hyperlink>
        </w:p>
        <w:p w14:paraId="7F4BDA81" w14:textId="494E0724"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79" w:history="1">
            <w:r w:rsidR="00085A89" w:rsidRPr="00085A89">
              <w:rPr>
                <w:rStyle w:val="Hyperlink"/>
                <w:rFonts w:ascii="Arial" w:hAnsi="Arial" w:cs="Arial"/>
                <w:noProof/>
              </w:rPr>
              <w:t>7.4 Visual Results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_Toc113560279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39</w:t>
            </w:r>
            <w:r w:rsidR="00085A89" w:rsidRPr="00085A89">
              <w:rPr>
                <w:rFonts w:ascii="Arial" w:hAnsi="Arial" w:cs="Arial"/>
                <w:noProof/>
                <w:webHidden/>
              </w:rPr>
              <w:fldChar w:fldCharType="end"/>
            </w:r>
          </w:hyperlink>
        </w:p>
        <w:p w14:paraId="1C0A8A84" w14:textId="530B73FD" w:rsidR="00085A89" w:rsidRPr="00085A89" w:rsidRDefault="00D346BD">
          <w:pPr>
            <w:pStyle w:val="TOC2"/>
            <w:tabs>
              <w:tab w:val="right" w:leader="dot" w:pos="9016"/>
            </w:tabs>
            <w:rPr>
              <w:rFonts w:ascii="Arial" w:eastAsiaTheme="minorEastAsia" w:hAnsi="Arial" w:cs="Arial"/>
              <w:noProof/>
              <w:sz w:val="22"/>
              <w:szCs w:val="22"/>
              <w:lang w:eastAsia="en-GB"/>
            </w:rPr>
          </w:pPr>
          <w:hyperlink w:anchor="_Toc113560280" w:history="1">
            <w:r w:rsidR="00085A89" w:rsidRPr="00085A89">
              <w:rPr>
                <w:rStyle w:val="Hyperlink"/>
                <w:rFonts w:ascii="Arial" w:hAnsi="Arial" w:cs="Arial"/>
                <w:noProof/>
              </w:rPr>
              <w:t>7.5 Optimisations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_Toc113560280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42</w:t>
            </w:r>
            <w:r w:rsidR="00085A89" w:rsidRPr="00085A89">
              <w:rPr>
                <w:rFonts w:ascii="Arial" w:hAnsi="Arial" w:cs="Arial"/>
                <w:noProof/>
                <w:webHidden/>
              </w:rPr>
              <w:fldChar w:fldCharType="end"/>
            </w:r>
          </w:hyperlink>
        </w:p>
        <w:p w14:paraId="5B70A2F9" w14:textId="58212EF7"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81" w:history="1">
            <w:r w:rsidR="00085A89" w:rsidRPr="00085A89">
              <w:rPr>
                <w:rStyle w:val="Hyperlink"/>
                <w:rFonts w:ascii="Arial" w:hAnsi="Arial" w:cs="Arial"/>
                <w:noProof/>
                <w:lang w:val="en-US"/>
              </w:rPr>
              <w:t xml:space="preserve">8 </w:t>
            </w:r>
            <w:r w:rsidR="00085A89" w:rsidRPr="00085A89">
              <w:rPr>
                <w:rStyle w:val="Hyperlink"/>
                <w:rFonts w:ascii="Arial" w:hAnsi="Arial" w:cs="Arial"/>
                <w:noProof/>
              </w:rPr>
              <w:t>Discussion</w:t>
            </w:r>
            <w:r w:rsidR="00085A89" w:rsidRPr="00085A89">
              <w:rPr>
                <w:rStyle w:val="Hyperlink"/>
                <w:rFonts w:ascii="Arial" w:hAnsi="Arial" w:cs="Arial"/>
                <w:noProof/>
                <w:lang w:val="en-US"/>
              </w:rPr>
              <w:t xml:space="preserve"> and Conclusion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_Toc113560281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46</w:t>
            </w:r>
            <w:r w:rsidR="00085A89" w:rsidRPr="00085A89">
              <w:rPr>
                <w:rFonts w:ascii="Arial" w:hAnsi="Arial" w:cs="Arial"/>
                <w:noProof/>
                <w:webHidden/>
              </w:rPr>
              <w:fldChar w:fldCharType="end"/>
            </w:r>
          </w:hyperlink>
        </w:p>
        <w:p w14:paraId="0B290D11" w14:textId="05A71D35"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82" w:history="1">
            <w:r w:rsidR="00085A89" w:rsidRPr="00085A89">
              <w:rPr>
                <w:rStyle w:val="Hyperlink"/>
                <w:rFonts w:ascii="Arial" w:hAnsi="Arial" w:cs="Arial"/>
                <w:noProof/>
              </w:rPr>
              <w:t>9 References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_Toc113560282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46</w:t>
            </w:r>
            <w:r w:rsidR="00085A89" w:rsidRPr="00085A89">
              <w:rPr>
                <w:rFonts w:ascii="Arial" w:hAnsi="Arial" w:cs="Arial"/>
                <w:noProof/>
                <w:webHidden/>
              </w:rPr>
              <w:fldChar w:fldCharType="end"/>
            </w:r>
          </w:hyperlink>
        </w:p>
        <w:p w14:paraId="40E6FA26" w14:textId="41C55FF9"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83" w:history="1">
            <w:r w:rsidR="00085A89" w:rsidRPr="00085A89">
              <w:rPr>
                <w:rStyle w:val="Hyperlink"/>
                <w:rFonts w:ascii="Arial" w:hAnsi="Arial" w:cs="Arial"/>
                <w:noProof/>
                <w:lang w:val="en-US"/>
              </w:rPr>
              <w:t>Appendix A – Source Code</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_Toc113560283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46</w:t>
            </w:r>
            <w:r w:rsidR="00085A89" w:rsidRPr="00085A89">
              <w:rPr>
                <w:rFonts w:ascii="Arial" w:hAnsi="Arial" w:cs="Arial"/>
                <w:noProof/>
                <w:webHidden/>
              </w:rPr>
              <w:fldChar w:fldCharType="end"/>
            </w:r>
          </w:hyperlink>
        </w:p>
        <w:p w14:paraId="78176DC0" w14:textId="0FCC1C71" w:rsidR="00085A89" w:rsidRPr="00085A89" w:rsidRDefault="00D346BD">
          <w:pPr>
            <w:pStyle w:val="TOC1"/>
            <w:tabs>
              <w:tab w:val="right" w:leader="dot" w:pos="9016"/>
            </w:tabs>
            <w:rPr>
              <w:rFonts w:ascii="Arial" w:eastAsiaTheme="minorEastAsia" w:hAnsi="Arial" w:cs="Arial"/>
              <w:noProof/>
              <w:sz w:val="22"/>
              <w:szCs w:val="22"/>
              <w:lang w:eastAsia="en-GB"/>
            </w:rPr>
          </w:pPr>
          <w:hyperlink w:anchor="_Toc113560284" w:history="1">
            <w:r w:rsidR="00085A89" w:rsidRPr="00085A89">
              <w:rPr>
                <w:rStyle w:val="Hyperlink"/>
                <w:rFonts w:ascii="Arial" w:hAnsi="Arial" w:cs="Arial"/>
                <w:noProof/>
                <w:lang w:val="en-US"/>
              </w:rPr>
              <w:t>Appendix B – Test Reports</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_Toc113560284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56</w:t>
            </w:r>
            <w:r w:rsidR="00085A89" w:rsidRPr="00085A89">
              <w:rPr>
                <w:rFonts w:ascii="Arial" w:hAnsi="Arial" w:cs="Arial"/>
                <w:noProof/>
                <w:webHidden/>
              </w:rPr>
              <w:fldChar w:fldCharType="end"/>
            </w:r>
          </w:hyperlink>
        </w:p>
        <w:p w14:paraId="2732B60A" w14:textId="35DA58CF" w:rsidR="000B49B0" w:rsidRPr="00085A89" w:rsidRDefault="000B49B0">
          <w:pPr>
            <w:rPr>
              <w:rFonts w:ascii="Arial" w:hAnsi="Arial" w:cs="Arial"/>
            </w:rPr>
          </w:pPr>
          <w:r w:rsidRPr="00085A89">
            <w:rPr>
              <w:rFonts w:ascii="Arial" w:hAnsi="Arial" w:cs="Arial"/>
              <w:b/>
              <w:bCs/>
              <w:noProof/>
            </w:rPr>
            <w:fldChar w:fldCharType="end"/>
          </w:r>
        </w:p>
      </w:sdtContent>
    </w:sdt>
    <w:p w14:paraId="5227F6F1" w14:textId="77777777" w:rsidR="0068767F" w:rsidRPr="00B71238" w:rsidRDefault="0068767F" w:rsidP="0068767F">
      <w:pPr>
        <w:spacing w:line="276" w:lineRule="auto"/>
        <w:rPr>
          <w:rFonts w:ascii="Arial" w:hAnsi="Arial" w:cs="Arial"/>
        </w:rPr>
      </w:pPr>
    </w:p>
    <w:p w14:paraId="6239687F" w14:textId="77777777" w:rsidR="0068767F" w:rsidRPr="00B71238" w:rsidRDefault="0068767F" w:rsidP="0068767F">
      <w:pPr>
        <w:spacing w:line="276" w:lineRule="auto"/>
        <w:rPr>
          <w:rFonts w:ascii="Arial" w:hAnsi="Arial" w:cs="Arial"/>
        </w:rPr>
      </w:pPr>
    </w:p>
    <w:p w14:paraId="4F6AAE05" w14:textId="77777777" w:rsidR="0068767F" w:rsidRPr="00B71238" w:rsidRDefault="0068767F" w:rsidP="0068767F">
      <w:pPr>
        <w:spacing w:line="276" w:lineRule="auto"/>
        <w:rPr>
          <w:rFonts w:ascii="Arial" w:hAnsi="Arial" w:cs="Arial"/>
        </w:rPr>
      </w:pPr>
    </w:p>
    <w:p w14:paraId="4AA2E682" w14:textId="77777777" w:rsidR="0068767F" w:rsidRPr="00B71238" w:rsidRDefault="0068767F" w:rsidP="0068767F">
      <w:pPr>
        <w:spacing w:line="276" w:lineRule="auto"/>
        <w:rPr>
          <w:rFonts w:ascii="Arial" w:hAnsi="Arial" w:cs="Arial"/>
        </w:rPr>
      </w:pPr>
    </w:p>
    <w:p w14:paraId="6671EA42" w14:textId="77777777" w:rsidR="0068767F" w:rsidRPr="00B71238" w:rsidRDefault="0068767F" w:rsidP="0068767F">
      <w:pPr>
        <w:spacing w:line="276" w:lineRule="auto"/>
        <w:rPr>
          <w:rFonts w:ascii="Arial" w:hAnsi="Arial" w:cs="Arial"/>
        </w:rPr>
      </w:pPr>
    </w:p>
    <w:p w14:paraId="3B34C86F" w14:textId="77777777" w:rsidR="0068767F" w:rsidRPr="00B71238" w:rsidRDefault="0068767F" w:rsidP="0068767F">
      <w:pPr>
        <w:spacing w:line="276" w:lineRule="auto"/>
        <w:rPr>
          <w:rFonts w:ascii="Arial" w:hAnsi="Arial" w:cs="Arial"/>
        </w:rPr>
      </w:pPr>
    </w:p>
    <w:p w14:paraId="72FA17B9" w14:textId="77777777" w:rsidR="0068767F" w:rsidRPr="00B71238" w:rsidRDefault="0068767F" w:rsidP="0068767F">
      <w:pPr>
        <w:pStyle w:val="TOCHeading"/>
        <w:spacing w:line="276" w:lineRule="auto"/>
        <w:rPr>
          <w:rFonts w:ascii="Arial" w:hAnsi="Arial" w:cs="Arial"/>
          <w:lang w:val="en-GB"/>
        </w:rPr>
      </w:pPr>
    </w:p>
    <w:p w14:paraId="7F6D0665" w14:textId="77777777" w:rsidR="0068767F" w:rsidRPr="00B71238" w:rsidRDefault="0068767F" w:rsidP="0068767F">
      <w:pPr>
        <w:spacing w:line="276" w:lineRule="auto"/>
        <w:rPr>
          <w:rFonts w:ascii="Arial" w:hAnsi="Arial" w:cs="Arial"/>
        </w:rPr>
      </w:pPr>
    </w:p>
    <w:p w14:paraId="149B4A01" w14:textId="77777777" w:rsidR="0068767F" w:rsidRPr="00B71238" w:rsidRDefault="0068767F" w:rsidP="0068767F">
      <w:pPr>
        <w:spacing w:line="276" w:lineRule="auto"/>
        <w:rPr>
          <w:rFonts w:ascii="Arial" w:eastAsiaTheme="majorEastAsia" w:hAnsi="Arial" w:cs="Arial"/>
          <w:b/>
          <w:bCs/>
          <w:sz w:val="32"/>
          <w:szCs w:val="32"/>
        </w:rPr>
      </w:pPr>
      <w:r w:rsidRPr="00B71238">
        <w:rPr>
          <w:rFonts w:ascii="Arial" w:hAnsi="Arial" w:cs="Arial"/>
          <w:b/>
          <w:bCs/>
        </w:rPr>
        <w:br w:type="page"/>
      </w:r>
    </w:p>
    <w:p w14:paraId="2472BED7" w14:textId="77777777" w:rsidR="0068767F" w:rsidRPr="00B71238" w:rsidRDefault="0068767F" w:rsidP="00A54086">
      <w:pPr>
        <w:pStyle w:val="Heading1"/>
        <w:rPr>
          <w:b w:val="0"/>
        </w:rPr>
      </w:pPr>
      <w:bookmarkStart w:id="1" w:name="_Toc112768185"/>
      <w:bookmarkStart w:id="2" w:name="_Toc113560231"/>
      <w:r w:rsidRPr="00B71238">
        <w:lastRenderedPageBreak/>
        <w:t xml:space="preserve">1 </w:t>
      </w:r>
      <w:r w:rsidRPr="00A54086">
        <w:t>Introduction</w:t>
      </w:r>
      <w:bookmarkEnd w:id="1"/>
      <w:bookmarkEnd w:id="2"/>
    </w:p>
    <w:p w14:paraId="610FF39A" w14:textId="77777777" w:rsidR="0068767F" w:rsidRPr="00B71238" w:rsidRDefault="0068767F" w:rsidP="0068767F">
      <w:pPr>
        <w:spacing w:line="276" w:lineRule="auto"/>
        <w:rPr>
          <w:rFonts w:ascii="Arial" w:hAnsi="Arial" w:cs="Arial"/>
        </w:rPr>
      </w:pPr>
    </w:p>
    <w:p w14:paraId="3C014F4F" w14:textId="77777777" w:rsidR="0068767F" w:rsidRPr="00B71238" w:rsidRDefault="0068767F" w:rsidP="0068767F">
      <w:pPr>
        <w:spacing w:line="276" w:lineRule="auto"/>
        <w:jc w:val="both"/>
        <w:rPr>
          <w:rFonts w:ascii="Arial" w:hAnsi="Arial" w:cs="Arial"/>
          <w:sz w:val="28"/>
          <w:szCs w:val="28"/>
        </w:rPr>
      </w:pPr>
      <w:r w:rsidRPr="00B71238">
        <w:rPr>
          <w:rFonts w:ascii="Arial" w:hAnsi="Arial" w:cs="Arial"/>
        </w:rPr>
        <w:t>Genetic Algorithms (GA) are adaptive search algorithms that imitate some of the concepts of Charles Darwin's theory of natural selection</w:t>
      </w:r>
      <w:r>
        <w:rPr>
          <w:rFonts w:ascii="Arial" w:hAnsi="Arial" w:cs="Arial"/>
        </w:rPr>
        <w:t xml:space="preserve">: </w:t>
      </w:r>
      <w:r w:rsidRPr="00B71238">
        <w:rPr>
          <w:rFonts w:ascii="Arial" w:hAnsi="Arial" w:cs="Arial"/>
        </w:rPr>
        <w:t xml:space="preserve">heredity, fitness, selection, crossover, and mutation. These ideas from biological evolution are utilized by GAs and applied to software. Any </w:t>
      </w:r>
      <w:r>
        <w:rPr>
          <w:rFonts w:ascii="Arial" w:hAnsi="Arial" w:cs="Arial"/>
        </w:rPr>
        <w:t xml:space="preserve">kind of entity </w:t>
      </w:r>
      <w:r w:rsidRPr="00B71238">
        <w:rPr>
          <w:rFonts w:ascii="Arial" w:hAnsi="Arial" w:cs="Arial"/>
        </w:rPr>
        <w:t>can benefit from applying these ideas (creatures, objects, strings, strategies etc.). These individuals have genetic sequences in common, which can range from more sophisticated sequencing—such as the human DNA with an alphabet encoding—to simpler sequencing, such as the bit sequence with binary encoding (J. Holland, 1975). GA frequently employ the latter in their calculations (Vie, Kleinnijenhuis, and Farmer, 2021).</w:t>
      </w:r>
    </w:p>
    <w:p w14:paraId="194C66EA" w14:textId="77777777" w:rsidR="0068767F" w:rsidRPr="00B71238" w:rsidRDefault="0068767F" w:rsidP="0068767F">
      <w:pPr>
        <w:spacing w:line="276" w:lineRule="auto"/>
        <w:rPr>
          <w:rFonts w:ascii="Arial" w:hAnsi="Arial" w:cs="Arial"/>
          <w:sz w:val="28"/>
          <w:szCs w:val="28"/>
        </w:rPr>
      </w:pPr>
    </w:p>
    <w:p w14:paraId="2314D0FD"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GA are a type of machine learning (ML) </w:t>
      </w:r>
      <w:r>
        <w:rPr>
          <w:rFonts w:ascii="Arial" w:hAnsi="Arial" w:cs="Arial"/>
        </w:rPr>
        <w:t xml:space="preserve">technique </w:t>
      </w:r>
      <w:commentRangeStart w:id="3"/>
      <w:r w:rsidRPr="00B71238">
        <w:rPr>
          <w:rFonts w:ascii="Arial" w:hAnsi="Arial" w:cs="Arial"/>
        </w:rPr>
        <w:t>that fall under the umbrella of reinforcement learning</w:t>
      </w:r>
      <w:commentRangeEnd w:id="3"/>
      <w:r w:rsidR="00B9015C">
        <w:rPr>
          <w:rStyle w:val="CommentReference"/>
        </w:rPr>
        <w:commentReference w:id="3"/>
      </w:r>
      <w:r w:rsidRPr="00B71238">
        <w:rPr>
          <w:rFonts w:ascii="Arial" w:hAnsi="Arial" w:cs="Arial"/>
        </w:rPr>
        <w:t xml:space="preserve">. They were initially created to investigate how natural habitats and ecosystems adapt (Holland, 1975). Since then, they have been changed and developed for optimization purposes (Whitley, 1994), and their applications extend across many disciplines: biology (Street and Mayo, 1999), forecasting (Ahn and Ramakrishna, 2003), data and computer science (Raymer et al., 2000, Sohail, 2021), deep learning and neural networks (Stanley et al., 2019, Chung and Shin, 2020), game theory (Vie, Kleinnijenhuis, and Farmer, 2021), image processing (Mirjalili et al., 2019), healthcare (Devarriya et al., 2020), economics (Waheeb and Ghazali, 2019), or finance (Han et al., 2019). GA are used in these fields to incrementally solve complex problems and provide </w:t>
      </w:r>
      <w:r>
        <w:rPr>
          <w:rFonts w:ascii="Arial" w:hAnsi="Arial" w:cs="Arial"/>
        </w:rPr>
        <w:t>solutions</w:t>
      </w:r>
      <w:r w:rsidRPr="00B71238">
        <w:rPr>
          <w:rFonts w:ascii="Arial" w:hAnsi="Arial" w:cs="Arial"/>
        </w:rPr>
        <w:t xml:space="preserve"> that improve over time.</w:t>
      </w:r>
    </w:p>
    <w:p w14:paraId="70A2334D" w14:textId="77777777" w:rsidR="0068767F" w:rsidRPr="00B71238" w:rsidRDefault="0068767F" w:rsidP="0068767F">
      <w:pPr>
        <w:spacing w:line="276" w:lineRule="auto"/>
        <w:jc w:val="both"/>
        <w:rPr>
          <w:rFonts w:ascii="Arial" w:hAnsi="Arial" w:cs="Arial"/>
        </w:rPr>
      </w:pPr>
    </w:p>
    <w:p w14:paraId="1997166C" w14:textId="77777777" w:rsidR="0068767F" w:rsidRPr="00B71238" w:rsidRDefault="0068767F" w:rsidP="0068767F">
      <w:pPr>
        <w:spacing w:line="276" w:lineRule="auto"/>
        <w:jc w:val="both"/>
        <w:rPr>
          <w:rFonts w:ascii="Arial" w:hAnsi="Arial" w:cs="Arial"/>
        </w:rPr>
      </w:pPr>
      <w:r w:rsidRPr="00B71238">
        <w:rPr>
          <w:rFonts w:ascii="Arial" w:hAnsi="Arial" w:cs="Arial"/>
        </w:rPr>
        <w:t>For many years, GA have been utilized in image processing (Sheta, Braik and Aljahdali, 2012). Medical imaging (Wang et al., 2018), face recognition (Lézoray et al., 2008), retina scanning (Galbally et al., 2013), noise reduction in satellite imaging (Babb et al., 2008), reconstruction of corrupted images (Mirjalili et al., 2019), and license plate number localization are a few examples of these applications (Abo Smara and Khalefah, 2014).</w:t>
      </w:r>
    </w:p>
    <w:p w14:paraId="5443F40A" w14:textId="77777777" w:rsidR="0068767F" w:rsidRPr="00B71238" w:rsidRDefault="0068767F" w:rsidP="0068767F">
      <w:pPr>
        <w:spacing w:line="276" w:lineRule="auto"/>
        <w:jc w:val="both"/>
        <w:rPr>
          <w:rFonts w:ascii="Arial" w:hAnsi="Arial" w:cs="Arial"/>
        </w:rPr>
      </w:pPr>
    </w:p>
    <w:p w14:paraId="4DF6166C"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Despite having several applications, GA confront significant difficulties. First, running these algorithms typically involves high computing costs. The algorithm's reliance on carefully adjusting the operating settings presents another </w:t>
      </w:r>
      <w:r>
        <w:rPr>
          <w:rFonts w:ascii="Arial" w:hAnsi="Arial" w:cs="Arial"/>
        </w:rPr>
        <w:t xml:space="preserve">significant </w:t>
      </w:r>
      <w:r w:rsidRPr="00B71238">
        <w:rPr>
          <w:rFonts w:ascii="Arial" w:hAnsi="Arial" w:cs="Arial"/>
        </w:rPr>
        <w:t xml:space="preserve">difficulty. An algorithm that is not properly set may converge too slowly, not at all, or to a suboptimal </w:t>
      </w:r>
      <w:r>
        <w:rPr>
          <w:rFonts w:ascii="Arial" w:hAnsi="Arial" w:cs="Arial"/>
        </w:rPr>
        <w:t>solution</w:t>
      </w:r>
      <w:r w:rsidRPr="00B71238">
        <w:rPr>
          <w:rFonts w:ascii="Arial" w:hAnsi="Arial" w:cs="Arial"/>
        </w:rPr>
        <w:t xml:space="preserve"> (Katoch, Chauhan, and Kumar, 2020; Vie, Kleinnijenhuis, and Farmer, 2021). There are still many important open problems despite the successful application of GA to a variety of real-world issues. Some of these issues include:</w:t>
      </w:r>
    </w:p>
    <w:p w14:paraId="74C7118F" w14:textId="77777777" w:rsidR="0068767F" w:rsidRPr="00B71238" w:rsidRDefault="0068767F" w:rsidP="0068767F">
      <w:pPr>
        <w:spacing w:line="276" w:lineRule="auto"/>
        <w:jc w:val="both"/>
        <w:rPr>
          <w:rFonts w:ascii="Arial" w:hAnsi="Arial" w:cs="Arial"/>
        </w:rPr>
      </w:pPr>
    </w:p>
    <w:p w14:paraId="13F9A379" w14:textId="77777777" w:rsidR="0068767F" w:rsidRPr="000A7135" w:rsidRDefault="0068767F" w:rsidP="0068767F">
      <w:pPr>
        <w:pStyle w:val="ListParagraph"/>
        <w:numPr>
          <w:ilvl w:val="0"/>
          <w:numId w:val="9"/>
        </w:numPr>
        <w:spacing w:line="276" w:lineRule="auto"/>
        <w:jc w:val="both"/>
        <w:rPr>
          <w:rFonts w:ascii="Arial" w:hAnsi="Arial" w:cs="Arial"/>
        </w:rPr>
      </w:pPr>
      <w:r w:rsidRPr="000A7135">
        <w:rPr>
          <w:rFonts w:ascii="Arial" w:hAnsi="Arial" w:cs="Arial"/>
        </w:rPr>
        <w:t>Selecting a suitable depiction (Ting et al., 2016).</w:t>
      </w:r>
    </w:p>
    <w:p w14:paraId="6B010AA2" w14:textId="77777777" w:rsidR="0068767F" w:rsidRPr="00B71238" w:rsidRDefault="0068767F" w:rsidP="0068767F">
      <w:pPr>
        <w:spacing w:line="276" w:lineRule="auto"/>
        <w:jc w:val="both"/>
        <w:rPr>
          <w:rFonts w:ascii="Arial" w:hAnsi="Arial" w:cs="Arial"/>
        </w:rPr>
      </w:pPr>
    </w:p>
    <w:p w14:paraId="2201D31A"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Determining the best algorithm to solve a particular problem or problem instance (O'Neill et al., 2010).</w:t>
      </w:r>
    </w:p>
    <w:p w14:paraId="3B0C55CD" w14:textId="77777777" w:rsidR="0068767F" w:rsidRPr="00B71238" w:rsidRDefault="0068767F" w:rsidP="0068767F">
      <w:pPr>
        <w:spacing w:line="276" w:lineRule="auto"/>
        <w:jc w:val="both"/>
        <w:rPr>
          <w:rFonts w:ascii="Arial" w:hAnsi="Arial" w:cs="Arial"/>
        </w:rPr>
      </w:pPr>
    </w:p>
    <w:p w14:paraId="63446CA4"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How much of the natural evolution concept needs to be implemented in detail? How might the operators of an algorithm be affected by the abstraction and simplification of biological processes? (Banzhaf et al., 2006).</w:t>
      </w:r>
    </w:p>
    <w:p w14:paraId="5308C13E" w14:textId="77777777" w:rsidR="0068767F" w:rsidRPr="00B71238" w:rsidRDefault="0068767F" w:rsidP="0068767F">
      <w:pPr>
        <w:spacing w:line="276" w:lineRule="auto"/>
        <w:jc w:val="both"/>
        <w:rPr>
          <w:rFonts w:ascii="Arial" w:hAnsi="Arial" w:cs="Arial"/>
        </w:rPr>
      </w:pPr>
    </w:p>
    <w:p w14:paraId="11EA566C"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GA generalization to enable widespread application by the scientific community (Naik and Dabhi, 2013).</w:t>
      </w:r>
    </w:p>
    <w:p w14:paraId="66021A1D" w14:textId="77777777" w:rsidR="0068767F" w:rsidRPr="00B71238" w:rsidRDefault="0068767F" w:rsidP="0068767F">
      <w:pPr>
        <w:spacing w:line="276" w:lineRule="auto"/>
        <w:jc w:val="both"/>
        <w:rPr>
          <w:rFonts w:ascii="Arial" w:hAnsi="Arial" w:cs="Arial"/>
        </w:rPr>
      </w:pPr>
    </w:p>
    <w:p w14:paraId="79B0C32B"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Globally adjusting a GA's operators to reduce complexity using a "golden ratio" (Shrestha and Mahmood, 2016).</w:t>
      </w:r>
    </w:p>
    <w:p w14:paraId="0D3C3366" w14:textId="77777777" w:rsidR="0068767F" w:rsidRPr="00B71238" w:rsidRDefault="0068767F" w:rsidP="0068767F">
      <w:pPr>
        <w:spacing w:line="276" w:lineRule="auto"/>
        <w:jc w:val="both"/>
        <w:rPr>
          <w:rFonts w:ascii="Arial" w:hAnsi="Arial" w:cs="Arial"/>
        </w:rPr>
      </w:pPr>
    </w:p>
    <w:p w14:paraId="598C7D63" w14:textId="77777777" w:rsidR="0068767F" w:rsidRPr="00B71238" w:rsidRDefault="0068767F" w:rsidP="0068767F">
      <w:pPr>
        <w:spacing w:line="276" w:lineRule="auto"/>
        <w:jc w:val="both"/>
        <w:rPr>
          <w:rFonts w:ascii="Arial" w:hAnsi="Arial" w:cs="Arial"/>
        </w:rPr>
      </w:pPr>
      <w:r w:rsidRPr="00B71238">
        <w:rPr>
          <w:rFonts w:ascii="Arial" w:hAnsi="Arial" w:cs="Arial"/>
        </w:rPr>
        <w:t>The relationship between this field of research</w:t>
      </w:r>
      <w:r>
        <w:rPr>
          <w:rFonts w:ascii="Arial" w:hAnsi="Arial" w:cs="Arial"/>
        </w:rPr>
        <w:t>,</w:t>
      </w:r>
      <w:r w:rsidRPr="00B71238">
        <w:rPr>
          <w:rFonts w:ascii="Arial" w:hAnsi="Arial" w:cs="Arial"/>
        </w:rPr>
        <w:t xml:space="preserve"> and neural networks and deep learning is what makes it so intriguing. In the past few years, both fields have had tremendous success, and for good reason. Autonomous weapons, self-driving cars, Netflix show suggestions, picture reconstruction, and the recognition of images of plants and birds are just a few examples of applications for deep learning (Zendesk, 2020). The final one used ML algorithms for image reconstruction (IR). Deep learning computers continuously examine data using a logical framework </w:t>
      </w:r>
      <w:r>
        <w:rPr>
          <w:rFonts w:ascii="Arial" w:hAnsi="Arial" w:cs="Arial"/>
        </w:rPr>
        <w:t>similar to</w:t>
      </w:r>
      <w:r w:rsidRPr="00B71238">
        <w:rPr>
          <w:rFonts w:ascii="Arial" w:hAnsi="Arial" w:cs="Arial"/>
        </w:rPr>
        <w:t xml:space="preserve"> how people reason and make </w:t>
      </w:r>
      <w:r>
        <w:rPr>
          <w:rFonts w:ascii="Arial" w:hAnsi="Arial" w:cs="Arial"/>
        </w:rPr>
        <w:t>decisions</w:t>
      </w:r>
      <w:r w:rsidRPr="00B71238">
        <w:rPr>
          <w:rFonts w:ascii="Arial" w:hAnsi="Arial" w:cs="Arial"/>
        </w:rPr>
        <w:t>. These algorithms build an artificial neural network that resembles the network of neurons in the human brain using many layers of algorithms. This kind of learning system is regarded as the foundation of artificial intelligence and is more effective than conventional ML models. Artificial intelligence is seen as the next "industrial revolution," despite its numerous critics (Wang and Siau, 2019). In this research, we will investigate GA, one of the numerous building elements that contribute to the layered algorithms of deep learning.</w:t>
      </w:r>
    </w:p>
    <w:p w14:paraId="7DB314AE" w14:textId="77777777" w:rsidR="0068767F" w:rsidRPr="00B71238" w:rsidRDefault="0068767F" w:rsidP="0068767F">
      <w:pPr>
        <w:spacing w:line="276" w:lineRule="auto"/>
        <w:jc w:val="both"/>
        <w:rPr>
          <w:rFonts w:ascii="Arial" w:hAnsi="Arial" w:cs="Arial"/>
        </w:rPr>
      </w:pPr>
    </w:p>
    <w:p w14:paraId="230DDA38" w14:textId="757FC213" w:rsidR="0068767F" w:rsidRPr="0068767F" w:rsidRDefault="0068767F" w:rsidP="0068767F">
      <w:pPr>
        <w:spacing w:line="276" w:lineRule="auto"/>
        <w:jc w:val="both"/>
        <w:rPr>
          <w:rFonts w:ascii="Arial" w:hAnsi="Arial" w:cs="Arial"/>
        </w:rPr>
      </w:pPr>
      <w:r w:rsidRPr="00B71238">
        <w:rPr>
          <w:rFonts w:ascii="Arial" w:hAnsi="Arial" w:cs="Arial"/>
        </w:rPr>
        <w:t>We outline the background research in the section that follows. The project's aim and objectives are presented in Section 3. Section 4 will present the design behind this project. Implementation details can be found in Section 5, while details on the testing techniques used can be found in Section 6. Section 7 presents the logic behind the decisions made on the tuning of the algorithm, the experiments ran, the statistical analysis of the results, plus any steps to optimize the produced results and the algorithm itself.</w:t>
      </w:r>
    </w:p>
    <w:p w14:paraId="26A24D73" w14:textId="21832AC3" w:rsidR="0068767F" w:rsidRDefault="0068767F" w:rsidP="0068767F"/>
    <w:p w14:paraId="400C3BF4" w14:textId="6B9D7015" w:rsidR="00161B4D" w:rsidRDefault="00161B4D" w:rsidP="0068767F"/>
    <w:p w14:paraId="11E1D2FD" w14:textId="4A2652F2" w:rsidR="00161B4D" w:rsidRDefault="00161B4D" w:rsidP="0068767F"/>
    <w:p w14:paraId="3B48ECD9" w14:textId="6400D83B" w:rsidR="00161B4D" w:rsidRDefault="00161B4D" w:rsidP="0068767F"/>
    <w:p w14:paraId="0F743F3B" w14:textId="76BA8586" w:rsidR="00161B4D" w:rsidRDefault="00161B4D" w:rsidP="0068767F"/>
    <w:p w14:paraId="6CA169B3" w14:textId="22F67702" w:rsidR="00161B4D" w:rsidRDefault="00161B4D" w:rsidP="0068767F"/>
    <w:p w14:paraId="64405C52" w14:textId="674D7D3D" w:rsidR="00161B4D" w:rsidRDefault="00161B4D" w:rsidP="0068767F"/>
    <w:p w14:paraId="22CA6940" w14:textId="6C8AA4AE" w:rsidR="00161B4D" w:rsidRDefault="00161B4D" w:rsidP="0068767F"/>
    <w:p w14:paraId="1DDCA2C5" w14:textId="77777777" w:rsidR="00161B4D" w:rsidRDefault="00161B4D" w:rsidP="0068767F"/>
    <w:p w14:paraId="0B4D839C" w14:textId="77777777" w:rsidR="00D46383" w:rsidRPr="00B71238" w:rsidRDefault="00D46383" w:rsidP="00A54086">
      <w:pPr>
        <w:pStyle w:val="Heading1"/>
        <w:rPr>
          <w:b w:val="0"/>
        </w:rPr>
      </w:pPr>
      <w:bookmarkStart w:id="4" w:name="_Toc100934519"/>
      <w:bookmarkStart w:id="5" w:name="_Toc112768186"/>
      <w:bookmarkStart w:id="6" w:name="_Toc113560232"/>
      <w:r w:rsidRPr="00B71238">
        <w:lastRenderedPageBreak/>
        <w:t xml:space="preserve">2 </w:t>
      </w:r>
      <w:r w:rsidRPr="00A54086">
        <w:t>Background</w:t>
      </w:r>
      <w:bookmarkEnd w:id="4"/>
      <w:r w:rsidRPr="00B71238">
        <w:t xml:space="preserve"> Research</w:t>
      </w:r>
      <w:bookmarkStart w:id="7" w:name="_Toc100934520"/>
      <w:bookmarkEnd w:id="5"/>
      <w:bookmarkEnd w:id="6"/>
    </w:p>
    <w:p w14:paraId="37BEA71A" w14:textId="77777777" w:rsidR="00D46383" w:rsidRPr="00B71238" w:rsidRDefault="00D46383" w:rsidP="00D46383">
      <w:pPr>
        <w:spacing w:line="276" w:lineRule="auto"/>
        <w:rPr>
          <w:rFonts w:ascii="Arial" w:hAnsi="Arial" w:cs="Arial"/>
        </w:rPr>
      </w:pPr>
    </w:p>
    <w:p w14:paraId="281D6976" w14:textId="77777777" w:rsidR="00D46383" w:rsidRPr="00B71238" w:rsidRDefault="00D46383" w:rsidP="00A54086">
      <w:pPr>
        <w:pStyle w:val="Heading2"/>
        <w:rPr>
          <w:b w:val="0"/>
        </w:rPr>
      </w:pPr>
      <w:bookmarkStart w:id="8" w:name="_Toc112768187"/>
      <w:bookmarkStart w:id="9" w:name="_Toc113560233"/>
      <w:r w:rsidRPr="00B71238">
        <w:t>2.1 Image reconstruction</w:t>
      </w:r>
      <w:bookmarkEnd w:id="7"/>
      <w:bookmarkEnd w:id="8"/>
      <w:bookmarkEnd w:id="9"/>
    </w:p>
    <w:p w14:paraId="0B63A59E" w14:textId="77777777" w:rsidR="00D46383" w:rsidRPr="00B71238" w:rsidRDefault="00D46383" w:rsidP="00D46383">
      <w:pPr>
        <w:spacing w:line="276" w:lineRule="auto"/>
        <w:jc w:val="both"/>
        <w:rPr>
          <w:rFonts w:ascii="Arial" w:hAnsi="Arial" w:cs="Arial"/>
        </w:rPr>
      </w:pPr>
    </w:p>
    <w:p w14:paraId="08D55866" w14:textId="77777777" w:rsidR="00D46383" w:rsidRPr="00B71238" w:rsidRDefault="00D46383" w:rsidP="00D46383">
      <w:pPr>
        <w:spacing w:line="276" w:lineRule="auto"/>
        <w:jc w:val="both"/>
        <w:rPr>
          <w:rFonts w:ascii="Arial" w:hAnsi="Arial" w:cs="Arial"/>
        </w:rPr>
      </w:pPr>
      <w:r w:rsidRPr="00B71238">
        <w:rPr>
          <w:rFonts w:ascii="Arial" w:hAnsi="Arial" w:cs="Arial"/>
        </w:rPr>
        <w:t>Reconstructing an original, clear image from a corrupted one is referred to as image reconstruction or image restoration. These imperfections can be in the form of noise, motion blur, or low resolution. Due to the vast range of applications for IR, the scientific community began paying close attention to it as early as the 1950s. American scientists' attempts to create images of the Earth using astronomical imaging led to the beginning of the field's research. Image processing and reconstruction remain crucial to modern satellite imaging (Babb et al., 2008). The developed and employed IR techniques have also seen extensive use in other fields. X-ray images, angiograms, and MRI scans are just a few examples of the types of medical imaging where IR is crucial. However, these still need to be improved because of the inverse relationship between their quality and image resolution (Forghani et al., 2020). Additionally, by eliminating scratches from old movies and photographs, IR can produce images of superior quality (Yadav, and Khatak, 2017). The field of image/video coding is yet another application. The scope of this application ranges from oceanography to regular use of personal mobile phone cameras. Camera misfocusing, which can result in significant quality degradation and cannot be repaired by the most popular reconstruction techniques, is a significant problem here (Khare, and Nagwanshi, 2011; Fu, Zhang, and Li, 2021). Face recognition is another application that many people utilize daily. IR plays a vital role in a variety of applications, including access control in online banking, border control, and personal devices (such unlocking the phone's home screen). Despite the convenience these applications offer, they are vulnerable to cyberattacks that use "template invertibility" and reconstruction techniques (Mignon and Jurie, 2013; Nestor et al., 2020). It is also important to mention 3D IR. This method is used in a variety of industries, including medicine, urban planning, robotics, entertainment, computer graphics, augmented reality, artificial intelligence, and animation. Again, despite the advantages we experience in these domains, there are problems, including deformation and the requirement for sensors, that make these applications expensive to operate and prone to errors (Khilar, Chitrakala and SelvamParvathy, 2013).</w:t>
      </w:r>
    </w:p>
    <w:p w14:paraId="7BACE4CB" w14:textId="77777777" w:rsidR="00D46383" w:rsidRPr="00B71238" w:rsidRDefault="00D46383" w:rsidP="00D46383">
      <w:pPr>
        <w:spacing w:line="276" w:lineRule="auto"/>
        <w:jc w:val="both"/>
        <w:rPr>
          <w:rFonts w:ascii="Arial" w:hAnsi="Arial" w:cs="Arial"/>
        </w:rPr>
      </w:pPr>
    </w:p>
    <w:p w14:paraId="32D2323D" w14:textId="77777777" w:rsidR="00D46383" w:rsidRPr="00B71238" w:rsidRDefault="00D46383" w:rsidP="00A54086">
      <w:pPr>
        <w:pStyle w:val="Heading2"/>
        <w:rPr>
          <w:b w:val="0"/>
        </w:rPr>
      </w:pPr>
      <w:bookmarkStart w:id="10" w:name="_Toc100934521"/>
      <w:bookmarkStart w:id="11" w:name="_Toc112768188"/>
      <w:bookmarkStart w:id="12" w:name="_Toc113560234"/>
      <w:r w:rsidRPr="00B71238">
        <w:t xml:space="preserve">2.2 </w:t>
      </w:r>
      <w:r w:rsidRPr="00A54086">
        <w:t>Machine</w:t>
      </w:r>
      <w:r w:rsidRPr="00B71238">
        <w:t xml:space="preserve"> Learning and Image Reconstruction</w:t>
      </w:r>
      <w:bookmarkEnd w:id="10"/>
      <w:bookmarkEnd w:id="11"/>
      <w:bookmarkEnd w:id="12"/>
    </w:p>
    <w:p w14:paraId="44DE169E" w14:textId="77777777" w:rsidR="00D46383" w:rsidRPr="00B71238" w:rsidRDefault="00D46383" w:rsidP="00D46383">
      <w:pPr>
        <w:spacing w:line="276" w:lineRule="auto"/>
        <w:jc w:val="both"/>
        <w:rPr>
          <w:rFonts w:ascii="Arial" w:hAnsi="Arial" w:cs="Arial"/>
        </w:rPr>
      </w:pPr>
    </w:p>
    <w:p w14:paraId="171677AE" w14:textId="77777777" w:rsidR="00D46383" w:rsidRPr="00B71238" w:rsidRDefault="00D46383" w:rsidP="00D46383">
      <w:pPr>
        <w:spacing w:line="276" w:lineRule="auto"/>
        <w:jc w:val="both"/>
        <w:rPr>
          <w:rFonts w:ascii="Arial" w:hAnsi="Arial" w:cs="Arial"/>
        </w:rPr>
      </w:pPr>
      <w:r w:rsidRPr="00B71238">
        <w:rPr>
          <w:rFonts w:ascii="Arial" w:hAnsi="Arial" w:cs="Arial"/>
        </w:rPr>
        <w:t xml:space="preserve">To reconstruct images, various Machine Learning methods have been employed. Compared to conventional IR techniques, the former can produce results of superior quality (Hammernik and Knoll, 2020). Deep learning is one ML method that has gained popularity in IR as a new tool for image classification. Despite its benefits, deep learning also faces significant obstacles and constraints (Antun et al., 2020). According to Wang, Ye, and De Man's (2020) research, minute, invisible to the human eye disturbances can cause a reconstructed picture to be incorrectly classified, such </w:t>
      </w:r>
      <w:r w:rsidRPr="00B71238">
        <w:rPr>
          <w:rFonts w:ascii="Arial" w:hAnsi="Arial" w:cs="Arial"/>
        </w:rPr>
        <w:lastRenderedPageBreak/>
        <w:t xml:space="preserve">as when a cat-shaped reconstruction is mistaken for a car. According to De Haan et al. (2019), deep learning IR in medical imaging can result in minor structural changes that can lead to errors in diagnosis, such as the failure to detect tiny tumors. The mathematical method of performing predictive analysis is known as linear regression, and it is another ML technique employed in IR. It has grown in prominence in IR facial recognition during the past ten years (Naseem, Togneri and Bennamoun, 2010). A powerful technique for examining the connections between various variables is linear regression, which is very simple to use and evaluate the results of. However, because it tends to oversimplify variable interactions by assuming they are linear, its application to real-world issues can ultimately be problematic (Zhu, Zhu, and Li, 2018). Another ML method that is primarily utilized in the field of medicine is clustering. When compared to other methods, it has the advantages of being simple to build, easy to understand, and faster, especially when using a K-means clustering (Zheng et al., 2018; Darma et al., 2019). </w:t>
      </w:r>
      <w:commentRangeStart w:id="13"/>
      <w:r w:rsidRPr="00B71238">
        <w:rPr>
          <w:rFonts w:ascii="Arial" w:hAnsi="Arial" w:cs="Arial"/>
        </w:rPr>
        <w:t xml:space="preserve">GA is a reinforcement learning method </w:t>
      </w:r>
      <w:commentRangeEnd w:id="13"/>
      <w:r w:rsidR="00BD7262">
        <w:rPr>
          <w:rStyle w:val="CommentReference"/>
        </w:rPr>
        <w:commentReference w:id="13"/>
      </w:r>
      <w:r w:rsidRPr="00B71238">
        <w:rPr>
          <w:rFonts w:ascii="Arial" w:hAnsi="Arial" w:cs="Arial"/>
        </w:rPr>
        <w:t>that has been widely applied in IR. To find suboptimal solutions and eventually arrive at the global optimum, heuristic search strategies like GA are the best since they effectively exploit data and deal with numerous points on the problem space. As was previously indicated, despite their efficacy, GA face harsh criticism because of their intrinsic reliance on parameter adjustment and high computational cost (Piwonska and Grycuk, 2007). Compared to its 3D equivalents, 2D IR appears to produce the greatest results, whether in black-and-white or RBG photos, mostly because the former consumes more power (Abo Smara and Khalefah, 2014; Abouhawwash and Alessio, 2021).</w:t>
      </w:r>
    </w:p>
    <w:p w14:paraId="07049A3F" w14:textId="414538A8" w:rsidR="0068767F" w:rsidRDefault="0068767F" w:rsidP="0068767F"/>
    <w:p w14:paraId="69BD1581" w14:textId="77777777" w:rsidR="004A4BE7" w:rsidRPr="009F6851" w:rsidRDefault="004A4BE7" w:rsidP="004A4BE7">
      <w:pPr>
        <w:pStyle w:val="Heading2"/>
        <w:rPr>
          <w:b w:val="0"/>
          <w:lang w:val="en-US"/>
        </w:rPr>
      </w:pPr>
      <w:bookmarkStart w:id="14" w:name="_Toc100934522"/>
      <w:bookmarkStart w:id="15" w:name="_Toc112768189"/>
      <w:bookmarkStart w:id="16" w:name="_Toc113560235"/>
      <w:r w:rsidRPr="009F6851">
        <w:rPr>
          <w:lang w:val="en-US"/>
        </w:rPr>
        <w:t xml:space="preserve">2.3 </w:t>
      </w:r>
      <w:r w:rsidRPr="004A4BE7">
        <w:t>Genetic</w:t>
      </w:r>
      <w:r w:rsidRPr="009F6851">
        <w:rPr>
          <w:lang w:val="en-US"/>
        </w:rPr>
        <w:t xml:space="preserve"> Algorithms</w:t>
      </w:r>
      <w:bookmarkEnd w:id="14"/>
      <w:bookmarkEnd w:id="15"/>
      <w:bookmarkEnd w:id="16"/>
    </w:p>
    <w:p w14:paraId="15EEDB3F" w14:textId="77777777" w:rsidR="004A4BE7" w:rsidRPr="00B71238" w:rsidRDefault="004A4BE7" w:rsidP="004A4BE7">
      <w:pPr>
        <w:spacing w:line="276" w:lineRule="auto"/>
        <w:jc w:val="both"/>
        <w:rPr>
          <w:rFonts w:ascii="Arial" w:hAnsi="Arial" w:cs="Arial"/>
        </w:rPr>
      </w:pPr>
    </w:p>
    <w:p w14:paraId="075DAA26"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The fundamental ideas behind GA are covered in this section. These ideas </w:t>
      </w:r>
      <w:r>
        <w:rPr>
          <w:rFonts w:ascii="Arial" w:hAnsi="Arial" w:cs="Arial"/>
        </w:rPr>
        <w:t xml:space="preserve">will </w:t>
      </w:r>
      <w:r w:rsidRPr="00B71238">
        <w:rPr>
          <w:rFonts w:ascii="Arial" w:hAnsi="Arial" w:cs="Arial"/>
        </w:rPr>
        <w:t>explain how the algorithm work</w:t>
      </w:r>
      <w:r>
        <w:rPr>
          <w:rFonts w:ascii="Arial" w:hAnsi="Arial" w:cs="Arial"/>
        </w:rPr>
        <w:t>s</w:t>
      </w:r>
      <w:r w:rsidRPr="00B71238">
        <w:rPr>
          <w:rFonts w:ascii="Arial" w:hAnsi="Arial" w:cs="Arial"/>
        </w:rPr>
        <w:t>. We will clarify key terms like individuals and population, genetic representation, fitness, and give a quick overview of the GA steps.</w:t>
      </w:r>
    </w:p>
    <w:p w14:paraId="2F55385E" w14:textId="77777777" w:rsidR="004A4BE7" w:rsidRPr="00B71238" w:rsidRDefault="004A4BE7" w:rsidP="004A4BE7">
      <w:pPr>
        <w:spacing w:line="276" w:lineRule="auto"/>
        <w:jc w:val="both"/>
        <w:rPr>
          <w:rFonts w:ascii="Arial" w:hAnsi="Arial" w:cs="Arial"/>
        </w:rPr>
      </w:pPr>
    </w:p>
    <w:p w14:paraId="73602957" w14:textId="77777777" w:rsidR="004A4BE7" w:rsidRPr="009F6851" w:rsidRDefault="004A4BE7" w:rsidP="00085A89">
      <w:pPr>
        <w:pStyle w:val="Heading3"/>
        <w:rPr>
          <w:lang w:val="en-US"/>
        </w:rPr>
      </w:pPr>
      <w:bookmarkStart w:id="17" w:name="_Toc113560236"/>
      <w:r w:rsidRPr="009F6851">
        <w:rPr>
          <w:lang w:val="en-US"/>
        </w:rPr>
        <w:t xml:space="preserve">2.3.1 </w:t>
      </w:r>
      <w:r w:rsidRPr="00085A89">
        <w:t>Individuals</w:t>
      </w:r>
      <w:r w:rsidRPr="009F6851">
        <w:rPr>
          <w:lang w:val="en-US"/>
        </w:rPr>
        <w:t xml:space="preserve"> and Population</w:t>
      </w:r>
      <w:bookmarkEnd w:id="17"/>
    </w:p>
    <w:p w14:paraId="4B1EDB7A" w14:textId="77777777" w:rsidR="004A4BE7" w:rsidRPr="00B71238" w:rsidRDefault="004A4BE7" w:rsidP="004A4BE7">
      <w:pPr>
        <w:spacing w:line="276" w:lineRule="auto"/>
        <w:jc w:val="both"/>
        <w:rPr>
          <w:rFonts w:ascii="Arial" w:hAnsi="Arial" w:cs="Arial"/>
        </w:rPr>
      </w:pPr>
    </w:p>
    <w:p w14:paraId="79D6AE4F" w14:textId="77777777" w:rsidR="004A4BE7" w:rsidRPr="00B71238" w:rsidRDefault="004A4BE7" w:rsidP="004A4BE7">
      <w:pPr>
        <w:spacing w:line="276" w:lineRule="auto"/>
        <w:jc w:val="both"/>
        <w:rPr>
          <w:rFonts w:ascii="Arial" w:hAnsi="Arial" w:cs="Arial"/>
        </w:rPr>
      </w:pPr>
      <w:r w:rsidRPr="00B71238">
        <w:rPr>
          <w:rFonts w:ascii="Arial" w:hAnsi="Arial" w:cs="Arial"/>
        </w:rPr>
        <w:t>Algorithms for computational search called GA use the ideas of natural selection. Individuals that make up a population are subject to the Darwinian principles of evolution (Vie, Kleinnijenhuis, and Farmer, 2021). These individual</w:t>
      </w:r>
      <w:r>
        <w:rPr>
          <w:rFonts w:ascii="Arial" w:hAnsi="Arial" w:cs="Arial"/>
        </w:rPr>
        <w:t xml:space="preserve">s </w:t>
      </w:r>
      <w:r w:rsidRPr="00B71238">
        <w:rPr>
          <w:rFonts w:ascii="Arial" w:hAnsi="Arial" w:cs="Arial"/>
        </w:rPr>
        <w:t>are impacted by evolution, and succeeding iterations of the population, referred to as generations, evolve to achieve maximum fitness</w:t>
      </w:r>
      <w:r>
        <w:rPr>
          <w:rFonts w:ascii="Arial" w:hAnsi="Arial" w:cs="Arial"/>
        </w:rPr>
        <w:t xml:space="preserve">, </w:t>
      </w:r>
      <w:r w:rsidRPr="00B71238">
        <w:rPr>
          <w:rFonts w:ascii="Arial" w:hAnsi="Arial" w:cs="Arial"/>
        </w:rPr>
        <w:t>i.e., the capacity to survive in a certain environment, carry out a particular activity, or maximize performance metrics. These individuals need a genetic representation for this evolution process to be possible (Katoch, Chauhan, and Kumar, 2020).</w:t>
      </w:r>
    </w:p>
    <w:p w14:paraId="3BEA087B" w14:textId="64704DFD" w:rsidR="004A4BE7" w:rsidRDefault="004A4BE7" w:rsidP="004A4BE7">
      <w:pPr>
        <w:spacing w:line="276" w:lineRule="auto"/>
        <w:jc w:val="both"/>
        <w:rPr>
          <w:rFonts w:ascii="Arial" w:hAnsi="Arial" w:cs="Arial"/>
        </w:rPr>
      </w:pPr>
    </w:p>
    <w:p w14:paraId="436CC9A3" w14:textId="6448CE39" w:rsidR="00161B4D" w:rsidRDefault="00161B4D" w:rsidP="004A4BE7">
      <w:pPr>
        <w:spacing w:line="276" w:lineRule="auto"/>
        <w:jc w:val="both"/>
        <w:rPr>
          <w:rFonts w:ascii="Arial" w:hAnsi="Arial" w:cs="Arial"/>
        </w:rPr>
      </w:pPr>
    </w:p>
    <w:p w14:paraId="581C5AEA" w14:textId="77777777" w:rsidR="00161B4D" w:rsidRPr="00B71238" w:rsidRDefault="00161B4D" w:rsidP="004A4BE7">
      <w:pPr>
        <w:spacing w:line="276" w:lineRule="auto"/>
        <w:jc w:val="both"/>
        <w:rPr>
          <w:rFonts w:ascii="Arial" w:hAnsi="Arial" w:cs="Arial"/>
        </w:rPr>
      </w:pPr>
    </w:p>
    <w:p w14:paraId="1C543339" w14:textId="77777777" w:rsidR="004A4BE7" w:rsidRPr="00B71238" w:rsidRDefault="004A4BE7" w:rsidP="00085A89">
      <w:pPr>
        <w:pStyle w:val="Heading3"/>
      </w:pPr>
      <w:bookmarkStart w:id="18" w:name="_Toc113560237"/>
      <w:r w:rsidRPr="00B71238">
        <w:lastRenderedPageBreak/>
        <w:t xml:space="preserve">2.3.2 </w:t>
      </w:r>
      <w:r w:rsidRPr="00085A89">
        <w:t>Genetic</w:t>
      </w:r>
      <w:r w:rsidRPr="00B71238">
        <w:t xml:space="preserve"> Representation</w:t>
      </w:r>
      <w:bookmarkEnd w:id="18"/>
    </w:p>
    <w:p w14:paraId="653DD1B2" w14:textId="77777777" w:rsidR="004A4BE7" w:rsidRPr="00B71238" w:rsidRDefault="004A4BE7" w:rsidP="004A4BE7">
      <w:pPr>
        <w:spacing w:line="276" w:lineRule="auto"/>
        <w:jc w:val="both"/>
        <w:rPr>
          <w:rFonts w:ascii="Arial" w:hAnsi="Arial" w:cs="Arial"/>
        </w:rPr>
      </w:pPr>
    </w:p>
    <w:p w14:paraId="0FA27827" w14:textId="77777777" w:rsidR="004A4BE7" w:rsidRPr="00B71238" w:rsidRDefault="004A4BE7" w:rsidP="004A4BE7">
      <w:pPr>
        <w:spacing w:line="276" w:lineRule="auto"/>
        <w:jc w:val="both"/>
        <w:rPr>
          <w:rFonts w:ascii="Arial" w:hAnsi="Arial" w:cs="Arial"/>
        </w:rPr>
      </w:pPr>
      <w:r w:rsidRPr="00B71238">
        <w:rPr>
          <w:rFonts w:ascii="Arial" w:hAnsi="Arial" w:cs="Arial"/>
        </w:rPr>
        <w:t>Instead of using mathematical functions or abstract concepts, GA instantiate individuals and populations in a manner comparable to genetics. Since human DNA contains the bases A, C, T, and G, it can be encoded as a series of letters (human DNA), numbers (binary encoding using 0s and 1s), or both (hexadecimal encoding). Characteristics are encoded in this string of characters. The process through which the traits and actions of individuals are represented or encoded in a computer program is called encoding. The terms genotype and phenotype, which are taken from genetics, are used in GA too (Ritchie et al., 2015).</w:t>
      </w:r>
    </w:p>
    <w:p w14:paraId="66E82584" w14:textId="77777777" w:rsidR="004A4BE7" w:rsidRPr="00B71238" w:rsidRDefault="004A4BE7" w:rsidP="004A4BE7">
      <w:pPr>
        <w:spacing w:line="276" w:lineRule="auto"/>
        <w:jc w:val="both"/>
        <w:rPr>
          <w:rFonts w:ascii="Arial" w:hAnsi="Arial" w:cs="Arial"/>
        </w:rPr>
      </w:pPr>
    </w:p>
    <w:p w14:paraId="72F41F61" w14:textId="77777777" w:rsidR="004A4BE7" w:rsidRPr="00B71238" w:rsidRDefault="004A4BE7" w:rsidP="004A4BE7">
      <w:pPr>
        <w:spacing w:line="276" w:lineRule="auto"/>
        <w:jc w:val="both"/>
        <w:rPr>
          <w:rFonts w:ascii="Arial" w:hAnsi="Arial" w:cs="Arial"/>
        </w:rPr>
      </w:pPr>
      <w:r w:rsidRPr="00B71238">
        <w:rPr>
          <w:rFonts w:ascii="Arial" w:hAnsi="Arial" w:cs="Arial"/>
          <w:noProof/>
        </w:rPr>
        <w:drawing>
          <wp:inline distT="0" distB="0" distL="0" distR="0" wp14:anchorId="42D77100" wp14:editId="5E16EB55">
            <wp:extent cx="5731510" cy="88011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stretch>
                      <a:fillRect/>
                    </a:stretch>
                  </pic:blipFill>
                  <pic:spPr>
                    <a:xfrm>
                      <a:off x="0" y="0"/>
                      <a:ext cx="5731510" cy="880110"/>
                    </a:xfrm>
                    <a:prstGeom prst="rect">
                      <a:avLst/>
                    </a:prstGeom>
                  </pic:spPr>
                </pic:pic>
              </a:graphicData>
            </a:graphic>
          </wp:inline>
        </w:drawing>
      </w:r>
    </w:p>
    <w:p w14:paraId="1A64B1B2" w14:textId="77777777" w:rsidR="004A4BE7" w:rsidRPr="00465FCF" w:rsidRDefault="004A4BE7" w:rsidP="004A4BE7">
      <w:pPr>
        <w:spacing w:line="276" w:lineRule="auto"/>
        <w:jc w:val="center"/>
        <w:rPr>
          <w:rFonts w:ascii="Arial" w:hAnsi="Arial" w:cs="Arial"/>
          <w:i/>
          <w:iCs/>
          <w:sz w:val="18"/>
          <w:szCs w:val="18"/>
        </w:rPr>
      </w:pPr>
      <w:r w:rsidRPr="00465FCF">
        <w:rPr>
          <w:rFonts w:ascii="Arial" w:hAnsi="Arial" w:cs="Arial"/>
          <w:i/>
          <w:iCs/>
          <w:sz w:val="18"/>
          <w:szCs w:val="18"/>
        </w:rPr>
        <w:t>Figure 1. Different genetic represenations that can be used in GAs.</w:t>
      </w:r>
    </w:p>
    <w:p w14:paraId="2401AB0B" w14:textId="77777777" w:rsidR="004A4BE7" w:rsidRPr="00B71238" w:rsidRDefault="004A4BE7" w:rsidP="004A4BE7">
      <w:pPr>
        <w:spacing w:line="276" w:lineRule="auto"/>
        <w:jc w:val="both"/>
        <w:rPr>
          <w:rFonts w:ascii="Arial" w:hAnsi="Arial" w:cs="Arial"/>
        </w:rPr>
      </w:pPr>
    </w:p>
    <w:p w14:paraId="6F0B935E" w14:textId="77777777" w:rsidR="004A4BE7" w:rsidRPr="00B71238" w:rsidRDefault="004A4BE7" w:rsidP="00085A89">
      <w:pPr>
        <w:pStyle w:val="Heading3"/>
      </w:pPr>
      <w:bookmarkStart w:id="19" w:name="_Toc113560238"/>
      <w:r w:rsidRPr="00B71238">
        <w:t>2.3.3 Fitness</w:t>
      </w:r>
      <w:bookmarkEnd w:id="19"/>
    </w:p>
    <w:p w14:paraId="2A217D34" w14:textId="77777777" w:rsidR="004A4BE7" w:rsidRPr="00B71238" w:rsidRDefault="004A4BE7" w:rsidP="004A4BE7">
      <w:pPr>
        <w:spacing w:line="276" w:lineRule="auto"/>
        <w:jc w:val="both"/>
        <w:rPr>
          <w:rFonts w:ascii="Arial" w:hAnsi="Arial" w:cs="Arial"/>
        </w:rPr>
      </w:pPr>
    </w:p>
    <w:p w14:paraId="61CCF7B3" w14:textId="77777777" w:rsidR="004A4BE7" w:rsidRPr="00B71238" w:rsidRDefault="004A4BE7" w:rsidP="004A4BE7">
      <w:pPr>
        <w:spacing w:line="276" w:lineRule="auto"/>
        <w:jc w:val="both"/>
        <w:rPr>
          <w:rFonts w:ascii="Arial" w:hAnsi="Arial" w:cs="Arial"/>
        </w:rPr>
      </w:pPr>
      <w:r w:rsidRPr="00B71238">
        <w:rPr>
          <w:rFonts w:ascii="Arial" w:hAnsi="Arial" w:cs="Arial"/>
        </w:rPr>
        <w:t>Due to an advantage, natural selection and evolution favour those individuals that are better at reproducing. Although the fitness criteria in natural evolution may be difficult to evaluate, in GA a fitness function may be utilized to gauge how well each individual performs in terms of environment adaptation or task completion. These operations could be as simple as counting the number of times a letter or number appears in the genotype of the person (Katoch, Chauhan, and Kumar, 2020).</w:t>
      </w:r>
    </w:p>
    <w:p w14:paraId="0F4776A1" w14:textId="77777777" w:rsidR="004A4BE7" w:rsidRPr="00B71238" w:rsidRDefault="004A4BE7" w:rsidP="004A4BE7">
      <w:pPr>
        <w:spacing w:line="276" w:lineRule="auto"/>
        <w:jc w:val="both"/>
        <w:rPr>
          <w:rFonts w:ascii="Arial" w:hAnsi="Arial" w:cs="Arial"/>
        </w:rPr>
      </w:pPr>
    </w:p>
    <w:p w14:paraId="439EC7D8" w14:textId="77777777" w:rsidR="004A4BE7" w:rsidRPr="00B71238" w:rsidRDefault="004A4BE7" w:rsidP="00085A89">
      <w:pPr>
        <w:pStyle w:val="Heading3"/>
      </w:pPr>
      <w:bookmarkStart w:id="20" w:name="_Toc113560239"/>
      <w:r w:rsidRPr="00B71238">
        <w:t xml:space="preserve">2.3.4 </w:t>
      </w:r>
      <w:r w:rsidRPr="00085A89">
        <w:t>Genetic</w:t>
      </w:r>
      <w:r w:rsidRPr="00B71238">
        <w:t xml:space="preserve"> Algorithm Steps</w:t>
      </w:r>
      <w:bookmarkEnd w:id="20"/>
    </w:p>
    <w:p w14:paraId="3D657CA4" w14:textId="77777777" w:rsidR="004A4BE7" w:rsidRPr="00B71238" w:rsidRDefault="004A4BE7" w:rsidP="004A4BE7">
      <w:pPr>
        <w:spacing w:line="276" w:lineRule="auto"/>
        <w:jc w:val="both"/>
        <w:rPr>
          <w:rFonts w:ascii="Arial" w:hAnsi="Arial" w:cs="Arial"/>
        </w:rPr>
      </w:pPr>
    </w:p>
    <w:p w14:paraId="796B6AE1" w14:textId="5DD9985B" w:rsidR="004A4BE7" w:rsidRPr="00B71238" w:rsidRDefault="004A4BE7" w:rsidP="004A4BE7">
      <w:pPr>
        <w:spacing w:line="276" w:lineRule="auto"/>
        <w:jc w:val="both"/>
        <w:rPr>
          <w:rFonts w:ascii="Arial" w:hAnsi="Arial" w:cs="Arial"/>
        </w:rPr>
      </w:pPr>
      <w:r w:rsidRPr="00B71238">
        <w:rPr>
          <w:rFonts w:ascii="Arial" w:hAnsi="Arial" w:cs="Arial"/>
        </w:rPr>
        <w:t xml:space="preserve">The majority of GA follow five key steps. The first phase is to create the original population, or the first generation, of individuals. The following four steps are then repeated iteratively: assess the fitness of each individual of the generation, choose the parents of the generation, use, and manipulate the genetic information of the parents to produce offspring, and finally introduce random mutations to the genetic </w:t>
      </w:r>
      <w:r w:rsidR="00AC5E36">
        <w:rPr>
          <w:rFonts w:ascii="Arial" w:hAnsi="Arial" w:cs="Arial"/>
        </w:rPr>
        <w:t>data</w:t>
      </w:r>
      <w:r w:rsidRPr="00B71238">
        <w:rPr>
          <w:rFonts w:ascii="Arial" w:hAnsi="Arial" w:cs="Arial"/>
        </w:rPr>
        <w:t xml:space="preserve"> of the offspring. The next generation enters the population following these four processes. We repeat the algorithm's phases until we accomplish a certain goal or for a predetermined number of generations (Abraham, Nedjah and Mourelle, 2006).</w:t>
      </w:r>
    </w:p>
    <w:p w14:paraId="28F028A2" w14:textId="77777777" w:rsidR="004A4BE7" w:rsidRPr="00B71238" w:rsidRDefault="004A4BE7" w:rsidP="004A4BE7">
      <w:pPr>
        <w:spacing w:line="276" w:lineRule="auto"/>
        <w:jc w:val="both"/>
        <w:rPr>
          <w:rFonts w:ascii="Arial" w:hAnsi="Arial" w:cs="Arial"/>
        </w:rPr>
      </w:pPr>
    </w:p>
    <w:p w14:paraId="2053A219" w14:textId="77777777" w:rsidR="004A4BE7" w:rsidRPr="00B71238" w:rsidRDefault="004A4BE7" w:rsidP="004A4BE7">
      <w:pPr>
        <w:spacing w:line="276" w:lineRule="auto"/>
        <w:jc w:val="center"/>
        <w:rPr>
          <w:rFonts w:ascii="Arial" w:hAnsi="Arial" w:cs="Arial"/>
        </w:rPr>
      </w:pPr>
      <w:r w:rsidRPr="00B71238">
        <w:rPr>
          <w:rFonts w:ascii="Arial" w:hAnsi="Arial" w:cs="Arial"/>
          <w:noProof/>
        </w:rPr>
        <w:lastRenderedPageBreak/>
        <w:drawing>
          <wp:inline distT="0" distB="0" distL="0" distR="0" wp14:anchorId="304F1005" wp14:editId="6426581F">
            <wp:extent cx="2809875" cy="16954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1695450"/>
                    </a:xfrm>
                    <a:prstGeom prst="rect">
                      <a:avLst/>
                    </a:prstGeom>
                    <a:noFill/>
                    <a:ln>
                      <a:noFill/>
                    </a:ln>
                  </pic:spPr>
                </pic:pic>
              </a:graphicData>
            </a:graphic>
          </wp:inline>
        </w:drawing>
      </w:r>
    </w:p>
    <w:p w14:paraId="437E6B5A" w14:textId="77777777" w:rsidR="004A4BE7" w:rsidRPr="00465FCF" w:rsidRDefault="004A4BE7" w:rsidP="004A4BE7">
      <w:pPr>
        <w:spacing w:line="276" w:lineRule="auto"/>
        <w:jc w:val="center"/>
        <w:rPr>
          <w:rFonts w:ascii="Arial" w:hAnsi="Arial" w:cs="Arial"/>
          <w:i/>
          <w:iCs/>
          <w:sz w:val="18"/>
          <w:szCs w:val="18"/>
        </w:rPr>
      </w:pPr>
      <w:r w:rsidRPr="00465FCF">
        <w:rPr>
          <w:rFonts w:ascii="Arial" w:hAnsi="Arial" w:cs="Arial"/>
          <w:i/>
          <w:iCs/>
          <w:sz w:val="18"/>
          <w:szCs w:val="18"/>
        </w:rPr>
        <w:t>Figure 2. The steps of a basic GA.</w:t>
      </w:r>
    </w:p>
    <w:p w14:paraId="63E94677" w14:textId="77777777" w:rsidR="004A4BE7" w:rsidRPr="00B71238" w:rsidRDefault="004A4BE7" w:rsidP="004A4BE7">
      <w:pPr>
        <w:spacing w:line="276" w:lineRule="auto"/>
        <w:jc w:val="center"/>
        <w:rPr>
          <w:rFonts w:ascii="Arial" w:hAnsi="Arial" w:cs="Arial"/>
        </w:rPr>
      </w:pPr>
    </w:p>
    <w:p w14:paraId="07413D38" w14:textId="74830F68" w:rsidR="004A4BE7" w:rsidRPr="00B71238" w:rsidRDefault="004A4BE7" w:rsidP="004A4BE7">
      <w:pPr>
        <w:spacing w:line="276" w:lineRule="auto"/>
        <w:jc w:val="both"/>
        <w:rPr>
          <w:rFonts w:ascii="Arial" w:hAnsi="Arial" w:cs="Arial"/>
        </w:rPr>
      </w:pPr>
      <w:r w:rsidRPr="00B71238">
        <w:rPr>
          <w:rFonts w:ascii="Arial" w:hAnsi="Arial" w:cs="Arial"/>
        </w:rPr>
        <w:t>The population can explore various genotypes/phenotypes in relation to the fitness criterion given at the beginning. Now is a good time to mention another operator that is linked to crossover and mutation. A part of the top-performing genotypes can be retained and passed down to the following generation thanks to elitism</w:t>
      </w:r>
      <w:r w:rsidR="00AC5E36">
        <w:rPr>
          <w:rFonts w:ascii="Arial" w:hAnsi="Arial" w:cs="Arial"/>
        </w:rPr>
        <w:t xml:space="preserve"> operator</w:t>
      </w:r>
      <w:r w:rsidRPr="00B71238">
        <w:rPr>
          <w:rFonts w:ascii="Arial" w:hAnsi="Arial" w:cs="Arial"/>
        </w:rPr>
        <w:t>. By doing this, the changes brought about by crossover and mutation throughout the development of the next generation are prevented from losing or damaging effective solutions. The earliest GA did not include elitism, but since GA performance has improved subsequently due to the elitism operator, researchers have begun to use it (Chang Wook and Ramakrishna, 2003; Pradhan et al., 2017).</w:t>
      </w:r>
    </w:p>
    <w:p w14:paraId="6CD635BA" w14:textId="77777777" w:rsidR="004A4BE7" w:rsidRPr="00B71238" w:rsidRDefault="004A4BE7" w:rsidP="004A4BE7">
      <w:pPr>
        <w:spacing w:line="276" w:lineRule="auto"/>
        <w:jc w:val="both"/>
        <w:rPr>
          <w:rFonts w:ascii="Arial" w:hAnsi="Arial" w:cs="Arial"/>
        </w:rPr>
      </w:pPr>
    </w:p>
    <w:p w14:paraId="70D81D19" w14:textId="77777777" w:rsidR="004A4BE7" w:rsidRPr="00B71238" w:rsidRDefault="004A4BE7" w:rsidP="004A4BE7">
      <w:pPr>
        <w:spacing w:line="276" w:lineRule="auto"/>
        <w:jc w:val="both"/>
        <w:rPr>
          <w:rFonts w:ascii="Arial" w:hAnsi="Arial" w:cs="Arial"/>
        </w:rPr>
      </w:pPr>
      <w:r w:rsidRPr="00B71238">
        <w:rPr>
          <w:rFonts w:ascii="Arial" w:hAnsi="Arial" w:cs="Arial"/>
        </w:rPr>
        <w:t>Numerous mechanisms for the biological processes of selection, crossover/recombination, and mutation are mentioned in the literature (Mirjalili et al., 2019). Recombination is an essential component of a GA because, if the genetic information from each generation is not adequately transmitted, it can "break" the simulation. Fit solutions will therefore be lost and destroyed, never achieving a global optimum (Yu et al., 2019). The most widely employed recombination mechanisms in GA are single- and multi-point crossover (Petr Skoda and Adam, 2020). Another technique that has been widely employed in order to produce a variety of offspring is the uniform crossover (Shi, Zhou, and Chen, 2013).</w:t>
      </w:r>
    </w:p>
    <w:p w14:paraId="2DE14417" w14:textId="77777777" w:rsidR="004A4BE7" w:rsidRPr="00B71238" w:rsidRDefault="004A4BE7" w:rsidP="004A4BE7">
      <w:pPr>
        <w:spacing w:line="276" w:lineRule="auto"/>
        <w:jc w:val="both"/>
        <w:rPr>
          <w:rFonts w:ascii="Arial" w:hAnsi="Arial" w:cs="Arial"/>
        </w:rPr>
      </w:pPr>
    </w:p>
    <w:p w14:paraId="35FDF182" w14:textId="77777777" w:rsidR="004A4BE7" w:rsidRPr="00B71238" w:rsidRDefault="004A4BE7" w:rsidP="004A4BE7">
      <w:pPr>
        <w:pStyle w:val="Heading2"/>
        <w:rPr>
          <w:b w:val="0"/>
        </w:rPr>
      </w:pPr>
      <w:bookmarkStart w:id="21" w:name="_Toc100934523"/>
      <w:bookmarkStart w:id="22" w:name="_Toc112768190"/>
      <w:bookmarkStart w:id="23" w:name="_Toc113560240"/>
      <w:r w:rsidRPr="00B71238">
        <w:t xml:space="preserve">2.4 The </w:t>
      </w:r>
      <w:r w:rsidRPr="004A4BE7">
        <w:t>Problem</w:t>
      </w:r>
      <w:bookmarkEnd w:id="21"/>
      <w:bookmarkEnd w:id="22"/>
      <w:bookmarkEnd w:id="23"/>
    </w:p>
    <w:p w14:paraId="6A26E92E" w14:textId="77777777" w:rsidR="004A4BE7" w:rsidRPr="00B71238" w:rsidRDefault="004A4BE7" w:rsidP="004A4BE7">
      <w:pPr>
        <w:spacing w:line="276" w:lineRule="auto"/>
        <w:jc w:val="both"/>
        <w:rPr>
          <w:rFonts w:ascii="Arial" w:hAnsi="Arial" w:cs="Arial"/>
        </w:rPr>
      </w:pPr>
    </w:p>
    <w:p w14:paraId="71CC8B8F" w14:textId="77777777" w:rsidR="004A4BE7" w:rsidRPr="00B71238" w:rsidRDefault="004A4BE7" w:rsidP="004A4BE7">
      <w:pPr>
        <w:spacing w:line="276" w:lineRule="auto"/>
        <w:jc w:val="both"/>
        <w:rPr>
          <w:rFonts w:ascii="Arial" w:hAnsi="Arial" w:cs="Arial"/>
        </w:rPr>
      </w:pPr>
      <w:r w:rsidRPr="00B71238">
        <w:rPr>
          <w:rFonts w:ascii="Arial" w:hAnsi="Arial" w:cs="Arial"/>
        </w:rPr>
        <w:t>Many recombination methods have been used by researchers to carry out IR experiments employing GA. The majority has adopted the multi-point crossover; however, some have also attempted to implement their own methods. Even though it takes a lot of effort, this can satisfy specific algorithmic requirements.</w:t>
      </w:r>
    </w:p>
    <w:p w14:paraId="4F12E4D5" w14:textId="77777777" w:rsidR="004A4BE7" w:rsidRPr="00B71238" w:rsidRDefault="004A4BE7" w:rsidP="004A4BE7">
      <w:pPr>
        <w:spacing w:line="276" w:lineRule="auto"/>
        <w:jc w:val="both"/>
        <w:rPr>
          <w:rFonts w:ascii="Arial" w:hAnsi="Arial" w:cs="Arial"/>
        </w:rPr>
      </w:pPr>
    </w:p>
    <w:p w14:paraId="22E1B132"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For their tests, Pal, Bhandari, and Kundu (1994) investigated using both single- and multi-point recombination. The single-point technique, however, has produced subpar results because the algorithm was unable to achieve convergence in an acceptable period of time for the large (thousands of bits per individual) images they attempted to recreate. However, they got noticeably superior outcomes by utilizing multi-point crossover. Results from Nakata and Ogawa (1995) were comparable. For their binary </w:t>
      </w:r>
      <w:r w:rsidRPr="00B71238">
        <w:rPr>
          <w:rFonts w:ascii="Arial" w:hAnsi="Arial" w:cs="Arial"/>
        </w:rPr>
        <w:lastRenderedPageBreak/>
        <w:t>IR tests, Franconi and Jennison (1997) used single-, multi-, and block crossover. They have used the block approach because their earlier studies with the other two methods had poor results and none of them had demonstrated a clear advantage over the others. But neither did their own approach outperform the other two in terms of computational efficiency. They came to their conclusions based on the challenges these algorithms present for parameter tweaking.</w:t>
      </w:r>
    </w:p>
    <w:p w14:paraId="4757A1A2" w14:textId="77777777" w:rsidR="004A4BE7" w:rsidRPr="00B71238" w:rsidRDefault="004A4BE7" w:rsidP="004A4BE7">
      <w:pPr>
        <w:spacing w:line="276" w:lineRule="auto"/>
        <w:jc w:val="both"/>
        <w:rPr>
          <w:rFonts w:ascii="Arial" w:hAnsi="Arial" w:cs="Arial"/>
        </w:rPr>
      </w:pPr>
    </w:p>
    <w:p w14:paraId="07E08EDC" w14:textId="77777777" w:rsidR="004A4BE7" w:rsidRPr="00B71238" w:rsidRDefault="004A4BE7" w:rsidP="004A4BE7">
      <w:pPr>
        <w:spacing w:line="276" w:lineRule="auto"/>
        <w:jc w:val="both"/>
        <w:rPr>
          <w:rFonts w:ascii="Arial" w:hAnsi="Arial" w:cs="Arial"/>
        </w:rPr>
      </w:pPr>
      <w:r w:rsidRPr="00B71238">
        <w:rPr>
          <w:rFonts w:ascii="Arial" w:hAnsi="Arial" w:cs="Arial"/>
        </w:rPr>
        <w:t>Single-point crossover has been shown to perform poorly in IR, even in more recent years. Single- and double-point recombination were employed by Piqonska and Grycuk (2007). They discovered that while the mutation operator had no major impact on their findings, the crossover operator did. They attempted to rebuild a 20*20-pixel image in their rather straightforward experiment. The algorithm needs 400 generations to determine the individual with the best fitness value using the double-point method. After around 100 generations, the algorithm could not enhance the best individual using the single-point method, indicating that it would always arrive to local optima. However, the single-point crossover technique has been used successfully by other researchers (Iga and Wakahara, 2004) to rebuild an image. Using a mix of uniform and multi-point crossover called binary crossover, Abouhawwash and Alessio (2021) have had satisfactory results. They had more freedom to conduct their studies thanks to this method, although algorithmic performance was significantly impacted by parameter tuning.</w:t>
      </w:r>
    </w:p>
    <w:p w14:paraId="4CD53A94" w14:textId="77777777" w:rsidR="004A4BE7" w:rsidRPr="00B71238" w:rsidRDefault="004A4BE7" w:rsidP="004A4BE7">
      <w:pPr>
        <w:spacing w:line="276" w:lineRule="auto"/>
        <w:jc w:val="both"/>
        <w:rPr>
          <w:rFonts w:ascii="Arial" w:hAnsi="Arial" w:cs="Arial"/>
        </w:rPr>
      </w:pPr>
    </w:p>
    <w:p w14:paraId="2B35237F" w14:textId="77777777" w:rsidR="004A4BE7" w:rsidRPr="00B71238" w:rsidRDefault="004A4BE7" w:rsidP="004A4BE7">
      <w:pPr>
        <w:spacing w:line="276" w:lineRule="auto"/>
        <w:jc w:val="both"/>
        <w:rPr>
          <w:rFonts w:ascii="Arial" w:hAnsi="Arial" w:cs="Arial"/>
        </w:rPr>
      </w:pPr>
      <w:r w:rsidRPr="00B71238">
        <w:rPr>
          <w:rFonts w:ascii="Arial" w:hAnsi="Arial" w:cs="Arial"/>
        </w:rPr>
        <w:t>The multi-point crossover method has been chosen by most researchers because it allows for a more thorough search of the problem space. Even though the uniform recombination method is common in GA and offers the most disruption, allowing for the widest exploration of the problem space in fewer generations (Whitley and Sutton, 2012), it hasn't been widely employed for IR.</w:t>
      </w:r>
    </w:p>
    <w:p w14:paraId="309F8FE9" w14:textId="77777777" w:rsidR="004A4BE7" w:rsidRPr="00B71238" w:rsidRDefault="004A4BE7" w:rsidP="004A4BE7">
      <w:pPr>
        <w:spacing w:line="276" w:lineRule="auto"/>
        <w:jc w:val="both"/>
        <w:rPr>
          <w:rFonts w:ascii="Arial" w:hAnsi="Arial" w:cs="Arial"/>
        </w:rPr>
      </w:pPr>
    </w:p>
    <w:p w14:paraId="7460B023" w14:textId="77777777" w:rsidR="004A4BE7" w:rsidRPr="00B71238" w:rsidRDefault="004A4BE7" w:rsidP="004A4BE7">
      <w:pPr>
        <w:pStyle w:val="Heading2"/>
        <w:rPr>
          <w:b w:val="0"/>
        </w:rPr>
      </w:pPr>
      <w:bookmarkStart w:id="24" w:name="_Toc100934524"/>
      <w:bookmarkStart w:id="25" w:name="_Toc112768191"/>
      <w:bookmarkStart w:id="26" w:name="_Toc113560241"/>
      <w:r w:rsidRPr="00B71238">
        <w:t xml:space="preserve">2.5 Aim and </w:t>
      </w:r>
      <w:r w:rsidRPr="004A4BE7">
        <w:t>Objectives</w:t>
      </w:r>
      <w:bookmarkEnd w:id="24"/>
      <w:bookmarkEnd w:id="25"/>
      <w:bookmarkEnd w:id="26"/>
    </w:p>
    <w:p w14:paraId="3C522E65" w14:textId="77777777" w:rsidR="004A4BE7" w:rsidRPr="00B71238" w:rsidRDefault="004A4BE7" w:rsidP="004A4BE7">
      <w:pPr>
        <w:spacing w:line="276" w:lineRule="auto"/>
        <w:jc w:val="both"/>
        <w:rPr>
          <w:rFonts w:ascii="Arial" w:hAnsi="Arial" w:cs="Arial"/>
        </w:rPr>
      </w:pPr>
    </w:p>
    <w:p w14:paraId="37CA9FF3" w14:textId="1A615444" w:rsidR="004A4BE7" w:rsidRPr="00B71238" w:rsidRDefault="004A4BE7" w:rsidP="004A4BE7">
      <w:pPr>
        <w:spacing w:line="276" w:lineRule="auto"/>
        <w:jc w:val="both"/>
        <w:rPr>
          <w:rFonts w:ascii="Arial" w:hAnsi="Arial" w:cs="Arial"/>
        </w:rPr>
      </w:pPr>
      <w:r w:rsidRPr="00B71238">
        <w:rPr>
          <w:rFonts w:ascii="Arial" w:hAnsi="Arial" w:cs="Arial"/>
        </w:rPr>
        <w:t xml:space="preserve">The objective of this project is to investigate how </w:t>
      </w:r>
      <w:del w:id="27" w:author="g. magoulas [2]" w:date="2022-09-14T23:28:00Z">
        <w:r w:rsidRPr="00B71238" w:rsidDel="00B51FE2">
          <w:rPr>
            <w:rFonts w:ascii="Arial" w:hAnsi="Arial" w:cs="Arial"/>
          </w:rPr>
          <w:delText xml:space="preserve">a </w:delText>
        </w:r>
      </w:del>
      <w:r w:rsidRPr="00B71238">
        <w:rPr>
          <w:rFonts w:ascii="Arial" w:hAnsi="Arial" w:cs="Arial"/>
        </w:rPr>
        <w:t>GA performance in IR, specifically the reconstruction of a binary image, is affected by the uniform recombination mechanism. To compare the outcomes of each crossover mechanism, we will also use the single- and double-point crossover methods.</w:t>
      </w:r>
    </w:p>
    <w:p w14:paraId="7366FD26" w14:textId="77777777" w:rsidR="004A4BE7" w:rsidRPr="00B71238" w:rsidRDefault="004A4BE7" w:rsidP="004A4BE7">
      <w:pPr>
        <w:spacing w:line="276" w:lineRule="auto"/>
        <w:jc w:val="both"/>
        <w:rPr>
          <w:rFonts w:ascii="Arial" w:hAnsi="Arial" w:cs="Arial"/>
        </w:rPr>
      </w:pPr>
    </w:p>
    <w:p w14:paraId="510A8CC5" w14:textId="77777777" w:rsidR="004A4BE7" w:rsidRPr="00B71238" w:rsidRDefault="004A4BE7" w:rsidP="004A4BE7">
      <w:pPr>
        <w:spacing w:line="276" w:lineRule="auto"/>
        <w:jc w:val="both"/>
        <w:rPr>
          <w:rFonts w:ascii="Arial" w:hAnsi="Arial" w:cs="Arial"/>
        </w:rPr>
      </w:pPr>
      <w:r w:rsidRPr="00B71238">
        <w:rPr>
          <w:rFonts w:ascii="Arial" w:hAnsi="Arial" w:cs="Arial"/>
        </w:rPr>
        <w:t>This project will need to meet the following objectives:</w:t>
      </w:r>
    </w:p>
    <w:p w14:paraId="1CC7460C" w14:textId="77777777" w:rsidR="004A4BE7" w:rsidRPr="00B71238" w:rsidRDefault="004A4BE7" w:rsidP="004A4BE7">
      <w:pPr>
        <w:spacing w:line="276" w:lineRule="auto"/>
        <w:jc w:val="both"/>
        <w:rPr>
          <w:rFonts w:ascii="Arial" w:hAnsi="Arial" w:cs="Arial"/>
        </w:rPr>
      </w:pPr>
    </w:p>
    <w:p w14:paraId="23D70417" w14:textId="77777777" w:rsidR="004A4BE7" w:rsidRPr="00B71238"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t>Design and implement a simulation environment that would allow us to set the parameters for the algorithm and input an original image that would need to be reconstructed by the GA.</w:t>
      </w:r>
    </w:p>
    <w:p w14:paraId="0AC4B602" w14:textId="77777777" w:rsidR="004A4BE7" w:rsidRPr="00B71238" w:rsidRDefault="004A4BE7" w:rsidP="004A4BE7">
      <w:pPr>
        <w:pStyle w:val="ListParagraph"/>
        <w:numPr>
          <w:ilvl w:val="0"/>
          <w:numId w:val="10"/>
        </w:numPr>
        <w:spacing w:line="276" w:lineRule="auto"/>
        <w:jc w:val="both"/>
        <w:rPr>
          <w:rFonts w:ascii="Arial" w:hAnsi="Arial" w:cs="Arial"/>
        </w:rPr>
      </w:pPr>
      <w:bookmarkStart w:id="28" w:name="_Hlk100852917"/>
      <w:r w:rsidRPr="00B71238">
        <w:rPr>
          <w:rFonts w:ascii="Arial" w:hAnsi="Arial" w:cs="Arial"/>
        </w:rPr>
        <w:t xml:space="preserve">Design and implement a GA </w:t>
      </w:r>
      <w:bookmarkEnd w:id="28"/>
      <w:r w:rsidRPr="00B71238">
        <w:rPr>
          <w:rFonts w:ascii="Arial" w:hAnsi="Arial" w:cs="Arial"/>
        </w:rPr>
        <w:t>that will iteratively try to reconstruct a binary image from a randomly generated binary image. It will also provide us with output of the reconstructed images per a predefined number of generations.</w:t>
      </w:r>
    </w:p>
    <w:p w14:paraId="3787216D" w14:textId="77777777" w:rsidR="004A4BE7" w:rsidRPr="00B71238"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lastRenderedPageBreak/>
        <w:t>Conduct testing and evaluation of the results.</w:t>
      </w:r>
    </w:p>
    <w:p w14:paraId="561A1D00" w14:textId="12EBC953" w:rsidR="004A4BE7"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t>Improve algorithm.</w:t>
      </w:r>
    </w:p>
    <w:p w14:paraId="7A973882" w14:textId="343B733C" w:rsidR="0020526F" w:rsidRDefault="0020526F" w:rsidP="0020526F">
      <w:pPr>
        <w:spacing w:line="276" w:lineRule="auto"/>
        <w:jc w:val="both"/>
        <w:rPr>
          <w:rFonts w:ascii="Arial" w:hAnsi="Arial" w:cs="Arial"/>
        </w:rPr>
      </w:pPr>
    </w:p>
    <w:p w14:paraId="67C08B87" w14:textId="5A79D5FA" w:rsidR="0020526F" w:rsidRDefault="0020526F" w:rsidP="0020526F">
      <w:pPr>
        <w:pStyle w:val="Heading2"/>
      </w:pPr>
      <w:bookmarkStart w:id="29" w:name="_Toc113560242"/>
      <w:r>
        <w:t>2.6 Risks and Mitigations</w:t>
      </w:r>
      <w:bookmarkEnd w:id="29"/>
    </w:p>
    <w:p w14:paraId="0F12C2E5" w14:textId="7A57B3B3" w:rsidR="0020526F" w:rsidRDefault="0020526F" w:rsidP="0020526F">
      <w:pPr>
        <w:rPr>
          <w:ins w:id="30" w:author="g. magoulas [2]" w:date="2022-09-14T23:29:00Z"/>
        </w:rPr>
      </w:pPr>
    </w:p>
    <w:p w14:paraId="1195CD92" w14:textId="6628D202" w:rsidR="00B51FE2" w:rsidRDefault="00B51FE2" w:rsidP="0020526F">
      <w:pPr>
        <w:rPr>
          <w:ins w:id="31" w:author="g. magoulas [2]" w:date="2022-09-14T23:29:00Z"/>
        </w:rPr>
      </w:pPr>
      <w:ins w:id="32" w:author="g. magoulas [2]" w:date="2022-09-14T23:29:00Z">
        <w:r>
          <w:t>You need to write a couple of sentences here to introduce the Table and explain it.</w:t>
        </w:r>
      </w:ins>
    </w:p>
    <w:p w14:paraId="062FF1C2" w14:textId="77777777" w:rsidR="00B51FE2" w:rsidRDefault="00B51FE2" w:rsidP="0020526F"/>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047"/>
        <w:gridCol w:w="2047"/>
        <w:gridCol w:w="2047"/>
        <w:gridCol w:w="2047"/>
      </w:tblGrid>
      <w:tr w:rsidR="0020526F" w:rsidRPr="0020526F" w14:paraId="55DA36AD" w14:textId="77777777" w:rsidTr="0020526F">
        <w:trPr>
          <w:trHeight w:val="120"/>
          <w:jc w:val="center"/>
        </w:trPr>
        <w:tc>
          <w:tcPr>
            <w:tcW w:w="2047" w:type="dxa"/>
            <w:tcBorders>
              <w:top w:val="none" w:sz="6" w:space="0" w:color="auto"/>
              <w:bottom w:val="none" w:sz="6" w:space="0" w:color="auto"/>
              <w:right w:val="none" w:sz="6" w:space="0" w:color="auto"/>
            </w:tcBorders>
          </w:tcPr>
          <w:p w14:paraId="1C58E98E" w14:textId="77777777" w:rsidR="0020526F" w:rsidRPr="0020526F" w:rsidRDefault="0020526F" w:rsidP="00CA44B2">
            <w:pPr>
              <w:pStyle w:val="Default"/>
              <w:rPr>
                <w:rFonts w:ascii="Arial" w:hAnsi="Arial" w:cs="Arial"/>
              </w:rPr>
            </w:pPr>
            <w:r w:rsidRPr="0020526F">
              <w:rPr>
                <w:rFonts w:ascii="Arial" w:hAnsi="Arial" w:cs="Arial"/>
                <w:b/>
                <w:bCs/>
              </w:rPr>
              <w:t xml:space="preserve">Risk </w:t>
            </w:r>
          </w:p>
        </w:tc>
        <w:tc>
          <w:tcPr>
            <w:tcW w:w="2047" w:type="dxa"/>
            <w:tcBorders>
              <w:top w:val="none" w:sz="6" w:space="0" w:color="auto"/>
              <w:left w:val="none" w:sz="6" w:space="0" w:color="auto"/>
              <w:bottom w:val="none" w:sz="6" w:space="0" w:color="auto"/>
              <w:right w:val="none" w:sz="6" w:space="0" w:color="auto"/>
            </w:tcBorders>
          </w:tcPr>
          <w:p w14:paraId="1A04A9F4" w14:textId="77777777" w:rsidR="0020526F" w:rsidRPr="0020526F" w:rsidRDefault="0020526F" w:rsidP="00CA44B2">
            <w:pPr>
              <w:pStyle w:val="Default"/>
              <w:rPr>
                <w:rFonts w:ascii="Arial" w:hAnsi="Arial" w:cs="Arial"/>
              </w:rPr>
            </w:pPr>
            <w:r w:rsidRPr="0020526F">
              <w:rPr>
                <w:rFonts w:ascii="Arial" w:hAnsi="Arial" w:cs="Arial"/>
                <w:b/>
                <w:bCs/>
              </w:rPr>
              <w:t xml:space="preserve">Probability </w:t>
            </w:r>
          </w:p>
        </w:tc>
        <w:tc>
          <w:tcPr>
            <w:tcW w:w="2047" w:type="dxa"/>
            <w:tcBorders>
              <w:top w:val="none" w:sz="6" w:space="0" w:color="auto"/>
              <w:left w:val="none" w:sz="6" w:space="0" w:color="auto"/>
              <w:bottom w:val="none" w:sz="6" w:space="0" w:color="auto"/>
              <w:right w:val="none" w:sz="6" w:space="0" w:color="auto"/>
            </w:tcBorders>
          </w:tcPr>
          <w:p w14:paraId="3FF8C66A" w14:textId="77777777" w:rsidR="0020526F" w:rsidRPr="0020526F" w:rsidRDefault="0020526F" w:rsidP="00CA44B2">
            <w:pPr>
              <w:pStyle w:val="Default"/>
              <w:rPr>
                <w:rFonts w:ascii="Arial" w:hAnsi="Arial" w:cs="Arial"/>
              </w:rPr>
            </w:pPr>
            <w:r w:rsidRPr="0020526F">
              <w:rPr>
                <w:rFonts w:ascii="Arial" w:hAnsi="Arial" w:cs="Arial"/>
                <w:b/>
                <w:bCs/>
              </w:rPr>
              <w:t xml:space="preserve">Mitigation </w:t>
            </w:r>
          </w:p>
        </w:tc>
        <w:tc>
          <w:tcPr>
            <w:tcW w:w="2047" w:type="dxa"/>
            <w:tcBorders>
              <w:top w:val="none" w:sz="6" w:space="0" w:color="auto"/>
              <w:left w:val="none" w:sz="6" w:space="0" w:color="auto"/>
              <w:bottom w:val="none" w:sz="6" w:space="0" w:color="auto"/>
            </w:tcBorders>
          </w:tcPr>
          <w:p w14:paraId="45E0A301" w14:textId="77777777" w:rsidR="0020526F" w:rsidRPr="0020526F" w:rsidRDefault="0020526F" w:rsidP="00CA44B2">
            <w:pPr>
              <w:pStyle w:val="Default"/>
              <w:rPr>
                <w:rFonts w:ascii="Arial" w:hAnsi="Arial" w:cs="Arial"/>
              </w:rPr>
            </w:pPr>
            <w:r w:rsidRPr="0020526F">
              <w:rPr>
                <w:rFonts w:ascii="Arial" w:hAnsi="Arial" w:cs="Arial"/>
                <w:b/>
                <w:bCs/>
              </w:rPr>
              <w:t xml:space="preserve">Impact </w:t>
            </w:r>
          </w:p>
        </w:tc>
      </w:tr>
      <w:tr w:rsidR="0020526F" w:rsidRPr="0020526F" w14:paraId="57776BCD" w14:textId="77777777" w:rsidTr="0020526F">
        <w:trPr>
          <w:trHeight w:val="962"/>
          <w:jc w:val="center"/>
        </w:trPr>
        <w:tc>
          <w:tcPr>
            <w:tcW w:w="2047" w:type="dxa"/>
            <w:tcBorders>
              <w:top w:val="none" w:sz="6" w:space="0" w:color="auto"/>
              <w:bottom w:val="none" w:sz="6" w:space="0" w:color="auto"/>
              <w:right w:val="none" w:sz="6" w:space="0" w:color="auto"/>
            </w:tcBorders>
          </w:tcPr>
          <w:p w14:paraId="2F707878" w14:textId="77777777" w:rsidR="0020526F" w:rsidRPr="0020526F" w:rsidRDefault="0020526F" w:rsidP="00CA44B2">
            <w:pPr>
              <w:pStyle w:val="Default"/>
              <w:rPr>
                <w:rFonts w:ascii="Arial" w:hAnsi="Arial" w:cs="Arial"/>
              </w:rPr>
            </w:pPr>
            <w:r w:rsidRPr="0020526F">
              <w:rPr>
                <w:rFonts w:ascii="Arial" w:hAnsi="Arial" w:cs="Arial"/>
              </w:rPr>
              <w:t xml:space="preserve">Unable to implement the algorithm as a whole. </w:t>
            </w:r>
          </w:p>
        </w:tc>
        <w:tc>
          <w:tcPr>
            <w:tcW w:w="2047" w:type="dxa"/>
            <w:tcBorders>
              <w:top w:val="none" w:sz="6" w:space="0" w:color="auto"/>
              <w:left w:val="none" w:sz="6" w:space="0" w:color="auto"/>
              <w:bottom w:val="none" w:sz="6" w:space="0" w:color="auto"/>
              <w:right w:val="none" w:sz="6" w:space="0" w:color="auto"/>
            </w:tcBorders>
          </w:tcPr>
          <w:p w14:paraId="08CA6379"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c>
          <w:tcPr>
            <w:tcW w:w="2047" w:type="dxa"/>
            <w:tcBorders>
              <w:top w:val="none" w:sz="6" w:space="0" w:color="auto"/>
              <w:left w:val="none" w:sz="6" w:space="0" w:color="auto"/>
              <w:bottom w:val="none" w:sz="6" w:space="0" w:color="auto"/>
              <w:right w:val="none" w:sz="6" w:space="0" w:color="auto"/>
            </w:tcBorders>
          </w:tcPr>
          <w:p w14:paraId="5756BE32" w14:textId="77777777" w:rsidR="0020526F" w:rsidRPr="0020526F" w:rsidRDefault="0020526F" w:rsidP="00CA44B2">
            <w:pPr>
              <w:pStyle w:val="Default"/>
              <w:rPr>
                <w:rFonts w:ascii="Arial" w:hAnsi="Arial" w:cs="Arial"/>
              </w:rPr>
            </w:pPr>
            <w:r w:rsidRPr="0020526F">
              <w:rPr>
                <w:rFonts w:ascii="Arial" w:hAnsi="Arial" w:cs="Arial"/>
              </w:rPr>
              <w:t xml:space="preserve">Use third party, open-source libraries that support genetic algorithms in Python. </w:t>
            </w:r>
          </w:p>
        </w:tc>
        <w:tc>
          <w:tcPr>
            <w:tcW w:w="2047" w:type="dxa"/>
            <w:tcBorders>
              <w:top w:val="none" w:sz="6" w:space="0" w:color="auto"/>
              <w:left w:val="none" w:sz="6" w:space="0" w:color="auto"/>
              <w:bottom w:val="none" w:sz="6" w:space="0" w:color="auto"/>
            </w:tcBorders>
          </w:tcPr>
          <w:p w14:paraId="35CB6892"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r w:rsidR="0020526F" w:rsidRPr="0020526F" w14:paraId="1602DC20" w14:textId="77777777" w:rsidTr="0020526F">
        <w:trPr>
          <w:trHeight w:val="625"/>
          <w:jc w:val="center"/>
        </w:trPr>
        <w:tc>
          <w:tcPr>
            <w:tcW w:w="2047" w:type="dxa"/>
            <w:tcBorders>
              <w:top w:val="none" w:sz="6" w:space="0" w:color="auto"/>
              <w:bottom w:val="none" w:sz="6" w:space="0" w:color="auto"/>
              <w:right w:val="none" w:sz="6" w:space="0" w:color="auto"/>
            </w:tcBorders>
          </w:tcPr>
          <w:p w14:paraId="1B6F6B3F" w14:textId="77777777" w:rsidR="0020526F" w:rsidRPr="0020526F" w:rsidRDefault="0020526F" w:rsidP="00CA44B2">
            <w:pPr>
              <w:pStyle w:val="Default"/>
              <w:rPr>
                <w:rFonts w:ascii="Arial" w:hAnsi="Arial" w:cs="Arial"/>
              </w:rPr>
            </w:pPr>
            <w:r w:rsidRPr="0020526F">
              <w:rPr>
                <w:rFonts w:ascii="Arial" w:hAnsi="Arial" w:cs="Arial"/>
              </w:rPr>
              <w:t xml:space="preserve">Unable to implement all three recombination mechanisms. </w:t>
            </w:r>
          </w:p>
        </w:tc>
        <w:tc>
          <w:tcPr>
            <w:tcW w:w="2047" w:type="dxa"/>
            <w:tcBorders>
              <w:top w:val="none" w:sz="6" w:space="0" w:color="auto"/>
              <w:left w:val="none" w:sz="6" w:space="0" w:color="auto"/>
              <w:bottom w:val="none" w:sz="6" w:space="0" w:color="auto"/>
              <w:right w:val="none" w:sz="6" w:space="0" w:color="auto"/>
            </w:tcBorders>
          </w:tcPr>
          <w:p w14:paraId="1C720636" w14:textId="77777777" w:rsidR="0020526F" w:rsidRPr="0020526F" w:rsidRDefault="0020526F" w:rsidP="00CA44B2">
            <w:pPr>
              <w:pStyle w:val="Default"/>
              <w:rPr>
                <w:rFonts w:ascii="Arial" w:hAnsi="Arial" w:cs="Arial"/>
              </w:rPr>
            </w:pPr>
            <w:r w:rsidRPr="0020526F">
              <w:rPr>
                <w:rFonts w:ascii="Arial" w:hAnsi="Arial" w:cs="Arial"/>
              </w:rPr>
              <w:t xml:space="preserve">Low </w:t>
            </w:r>
          </w:p>
        </w:tc>
        <w:tc>
          <w:tcPr>
            <w:tcW w:w="2047" w:type="dxa"/>
            <w:tcBorders>
              <w:top w:val="none" w:sz="6" w:space="0" w:color="auto"/>
              <w:left w:val="none" w:sz="6" w:space="0" w:color="auto"/>
              <w:bottom w:val="none" w:sz="6" w:space="0" w:color="auto"/>
              <w:right w:val="none" w:sz="6" w:space="0" w:color="auto"/>
            </w:tcBorders>
          </w:tcPr>
          <w:p w14:paraId="5D65138B" w14:textId="77777777" w:rsidR="0020526F" w:rsidRPr="0020526F" w:rsidRDefault="0020526F" w:rsidP="00CA44B2">
            <w:pPr>
              <w:pStyle w:val="Default"/>
              <w:rPr>
                <w:rFonts w:ascii="Arial" w:hAnsi="Arial" w:cs="Arial"/>
              </w:rPr>
            </w:pPr>
            <w:r w:rsidRPr="0020526F">
              <w:rPr>
                <w:rFonts w:ascii="Arial" w:hAnsi="Arial" w:cs="Arial"/>
              </w:rPr>
              <w:t xml:space="preserve">Scale back to using the simplest mechanism (single-point crossover). </w:t>
            </w:r>
          </w:p>
        </w:tc>
        <w:tc>
          <w:tcPr>
            <w:tcW w:w="2047" w:type="dxa"/>
            <w:tcBorders>
              <w:top w:val="none" w:sz="6" w:space="0" w:color="auto"/>
              <w:left w:val="none" w:sz="6" w:space="0" w:color="auto"/>
              <w:bottom w:val="none" w:sz="6" w:space="0" w:color="auto"/>
            </w:tcBorders>
          </w:tcPr>
          <w:p w14:paraId="09AB91BE"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r>
      <w:tr w:rsidR="0020526F" w:rsidRPr="0020526F" w14:paraId="10B4763C" w14:textId="77777777" w:rsidTr="0020526F">
        <w:trPr>
          <w:trHeight w:val="962"/>
          <w:jc w:val="center"/>
        </w:trPr>
        <w:tc>
          <w:tcPr>
            <w:tcW w:w="2047" w:type="dxa"/>
            <w:tcBorders>
              <w:top w:val="none" w:sz="6" w:space="0" w:color="auto"/>
              <w:bottom w:val="none" w:sz="6" w:space="0" w:color="auto"/>
              <w:right w:val="none" w:sz="6" w:space="0" w:color="auto"/>
            </w:tcBorders>
          </w:tcPr>
          <w:p w14:paraId="06C370A6" w14:textId="77777777" w:rsidR="0020526F" w:rsidRPr="0020526F" w:rsidRDefault="0020526F" w:rsidP="00CA44B2">
            <w:pPr>
              <w:pStyle w:val="Default"/>
              <w:rPr>
                <w:rFonts w:ascii="Arial" w:hAnsi="Arial" w:cs="Arial"/>
              </w:rPr>
            </w:pPr>
            <w:r w:rsidRPr="0020526F">
              <w:rPr>
                <w:rFonts w:ascii="Arial" w:hAnsi="Arial" w:cs="Arial"/>
              </w:rPr>
              <w:t xml:space="preserve">Unable to run simulations on local machine, due to the algorithm’s nature (computational cost). </w:t>
            </w:r>
          </w:p>
        </w:tc>
        <w:tc>
          <w:tcPr>
            <w:tcW w:w="2047" w:type="dxa"/>
            <w:tcBorders>
              <w:top w:val="none" w:sz="6" w:space="0" w:color="auto"/>
              <w:left w:val="none" w:sz="6" w:space="0" w:color="auto"/>
              <w:bottom w:val="none" w:sz="6" w:space="0" w:color="auto"/>
              <w:right w:val="none" w:sz="6" w:space="0" w:color="auto"/>
            </w:tcBorders>
          </w:tcPr>
          <w:p w14:paraId="12C54C8D" w14:textId="77777777" w:rsidR="0020526F" w:rsidRPr="0020526F" w:rsidRDefault="0020526F" w:rsidP="00CA44B2">
            <w:pPr>
              <w:pStyle w:val="Default"/>
              <w:rPr>
                <w:rFonts w:ascii="Arial" w:hAnsi="Arial" w:cs="Arial"/>
              </w:rPr>
            </w:pPr>
            <w:r w:rsidRPr="0020526F">
              <w:rPr>
                <w:rFonts w:ascii="Arial" w:hAnsi="Arial" w:cs="Arial"/>
              </w:rPr>
              <w:t xml:space="preserve">Low </w:t>
            </w:r>
          </w:p>
        </w:tc>
        <w:tc>
          <w:tcPr>
            <w:tcW w:w="2047" w:type="dxa"/>
            <w:tcBorders>
              <w:top w:val="none" w:sz="6" w:space="0" w:color="auto"/>
              <w:left w:val="none" w:sz="6" w:space="0" w:color="auto"/>
              <w:bottom w:val="none" w:sz="6" w:space="0" w:color="auto"/>
              <w:right w:val="none" w:sz="6" w:space="0" w:color="auto"/>
            </w:tcBorders>
          </w:tcPr>
          <w:p w14:paraId="36167233" w14:textId="77777777" w:rsidR="0020526F" w:rsidRPr="0020526F" w:rsidRDefault="0020526F" w:rsidP="00CA44B2">
            <w:pPr>
              <w:pStyle w:val="Default"/>
              <w:rPr>
                <w:rFonts w:ascii="Arial" w:hAnsi="Arial" w:cs="Arial"/>
              </w:rPr>
            </w:pPr>
            <w:r w:rsidRPr="0020526F">
              <w:rPr>
                <w:rFonts w:ascii="Arial" w:hAnsi="Arial" w:cs="Arial"/>
              </w:rPr>
              <w:t xml:space="preserve">Use the department’s machines/ scale down on requirements. </w:t>
            </w:r>
          </w:p>
        </w:tc>
        <w:tc>
          <w:tcPr>
            <w:tcW w:w="2047" w:type="dxa"/>
            <w:tcBorders>
              <w:top w:val="none" w:sz="6" w:space="0" w:color="auto"/>
              <w:left w:val="none" w:sz="6" w:space="0" w:color="auto"/>
              <w:bottom w:val="none" w:sz="6" w:space="0" w:color="auto"/>
            </w:tcBorders>
          </w:tcPr>
          <w:p w14:paraId="1627D21E"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r w:rsidR="0020526F" w:rsidRPr="0020526F" w14:paraId="068E9572" w14:textId="77777777" w:rsidTr="0020526F">
        <w:trPr>
          <w:trHeight w:val="794"/>
          <w:jc w:val="center"/>
        </w:trPr>
        <w:tc>
          <w:tcPr>
            <w:tcW w:w="2047" w:type="dxa"/>
            <w:tcBorders>
              <w:top w:val="none" w:sz="6" w:space="0" w:color="auto"/>
              <w:bottom w:val="none" w:sz="6" w:space="0" w:color="auto"/>
              <w:right w:val="none" w:sz="6" w:space="0" w:color="auto"/>
            </w:tcBorders>
          </w:tcPr>
          <w:p w14:paraId="76288B26" w14:textId="77777777" w:rsidR="0020526F" w:rsidRPr="0020526F" w:rsidRDefault="0020526F" w:rsidP="00CA44B2">
            <w:pPr>
              <w:pStyle w:val="Default"/>
              <w:rPr>
                <w:rFonts w:ascii="Arial" w:hAnsi="Arial" w:cs="Arial"/>
              </w:rPr>
            </w:pPr>
            <w:r w:rsidRPr="0020526F">
              <w:rPr>
                <w:rFonts w:ascii="Arial" w:hAnsi="Arial" w:cs="Arial"/>
              </w:rPr>
              <w:t xml:space="preserve">Difficulty tuning parameters to run the algorithm, which would result in unreliable solutions. </w:t>
            </w:r>
          </w:p>
        </w:tc>
        <w:tc>
          <w:tcPr>
            <w:tcW w:w="2047" w:type="dxa"/>
            <w:tcBorders>
              <w:top w:val="none" w:sz="6" w:space="0" w:color="auto"/>
              <w:left w:val="none" w:sz="6" w:space="0" w:color="auto"/>
              <w:bottom w:val="none" w:sz="6" w:space="0" w:color="auto"/>
              <w:right w:val="none" w:sz="6" w:space="0" w:color="auto"/>
            </w:tcBorders>
          </w:tcPr>
          <w:p w14:paraId="0C6F2938"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c>
          <w:tcPr>
            <w:tcW w:w="2047" w:type="dxa"/>
            <w:tcBorders>
              <w:top w:val="none" w:sz="6" w:space="0" w:color="auto"/>
              <w:left w:val="none" w:sz="6" w:space="0" w:color="auto"/>
              <w:bottom w:val="none" w:sz="6" w:space="0" w:color="auto"/>
              <w:right w:val="none" w:sz="6" w:space="0" w:color="auto"/>
            </w:tcBorders>
          </w:tcPr>
          <w:p w14:paraId="1F8CF8ED" w14:textId="77777777" w:rsidR="0020526F" w:rsidRPr="0020526F" w:rsidRDefault="0020526F" w:rsidP="00CA44B2">
            <w:pPr>
              <w:pStyle w:val="Default"/>
              <w:rPr>
                <w:rFonts w:ascii="Arial" w:hAnsi="Arial" w:cs="Arial"/>
              </w:rPr>
            </w:pPr>
            <w:r w:rsidRPr="0020526F">
              <w:rPr>
                <w:rFonts w:ascii="Arial" w:hAnsi="Arial" w:cs="Arial"/>
              </w:rPr>
              <w:t xml:space="preserve">Borrow parameter tuning from existing algorithms available from other researchers. </w:t>
            </w:r>
          </w:p>
        </w:tc>
        <w:tc>
          <w:tcPr>
            <w:tcW w:w="2047" w:type="dxa"/>
            <w:tcBorders>
              <w:top w:val="none" w:sz="6" w:space="0" w:color="auto"/>
              <w:left w:val="none" w:sz="6" w:space="0" w:color="auto"/>
              <w:bottom w:val="none" w:sz="6" w:space="0" w:color="auto"/>
            </w:tcBorders>
          </w:tcPr>
          <w:p w14:paraId="7E365CAF"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bl>
    <w:p w14:paraId="6605F26A" w14:textId="652A8737" w:rsidR="0020526F" w:rsidRPr="0020526F" w:rsidRDefault="0020526F" w:rsidP="0020526F">
      <w:pPr>
        <w:spacing w:line="276" w:lineRule="auto"/>
        <w:jc w:val="center"/>
        <w:rPr>
          <w:rFonts w:ascii="Arial" w:hAnsi="Arial" w:cs="Arial"/>
          <w:i/>
          <w:iCs/>
          <w:sz w:val="18"/>
          <w:szCs w:val="18"/>
        </w:rPr>
      </w:pPr>
      <w:r w:rsidRPr="0020526F">
        <w:rPr>
          <w:rFonts w:ascii="Arial" w:hAnsi="Arial" w:cs="Arial"/>
          <w:i/>
          <w:iCs/>
          <w:sz w:val="18"/>
          <w:szCs w:val="18"/>
        </w:rPr>
        <w:t xml:space="preserve">Table 1. Risks </w:t>
      </w:r>
      <w:r w:rsidR="00C36B78">
        <w:rPr>
          <w:rFonts w:ascii="Arial" w:hAnsi="Arial" w:cs="Arial"/>
          <w:i/>
          <w:iCs/>
          <w:sz w:val="18"/>
          <w:szCs w:val="18"/>
        </w:rPr>
        <w:t xml:space="preserve">facing in </w:t>
      </w:r>
      <w:r w:rsidRPr="0020526F">
        <w:rPr>
          <w:rFonts w:ascii="Arial" w:hAnsi="Arial" w:cs="Arial"/>
          <w:i/>
          <w:iCs/>
          <w:sz w:val="18"/>
          <w:szCs w:val="18"/>
        </w:rPr>
        <w:t>this project</w:t>
      </w:r>
      <w:r w:rsidR="00C36B78">
        <w:rPr>
          <w:rFonts w:ascii="Arial" w:hAnsi="Arial" w:cs="Arial"/>
          <w:i/>
          <w:iCs/>
          <w:sz w:val="18"/>
          <w:szCs w:val="18"/>
        </w:rPr>
        <w:t xml:space="preserve"> and mitigations to tackle them</w:t>
      </w:r>
      <w:r w:rsidRPr="0020526F">
        <w:rPr>
          <w:rFonts w:ascii="Arial" w:hAnsi="Arial" w:cs="Arial"/>
          <w:i/>
          <w:iCs/>
          <w:sz w:val="18"/>
          <w:szCs w:val="18"/>
        </w:rPr>
        <w:t>.</w:t>
      </w:r>
    </w:p>
    <w:p w14:paraId="26DDB4F5" w14:textId="7EA317ED" w:rsidR="0068767F" w:rsidRDefault="0068767F" w:rsidP="0068767F"/>
    <w:p w14:paraId="69DEA66F" w14:textId="2F387D22" w:rsidR="00161B4D" w:rsidRDefault="00161B4D" w:rsidP="0068767F"/>
    <w:p w14:paraId="25254B9C" w14:textId="22D25360" w:rsidR="001E191C" w:rsidRDefault="001E191C" w:rsidP="0068767F"/>
    <w:p w14:paraId="79D54A16" w14:textId="06882163" w:rsidR="001E191C" w:rsidRDefault="001E191C" w:rsidP="0068767F"/>
    <w:p w14:paraId="2F757BF4" w14:textId="492100D4" w:rsidR="001E191C" w:rsidRDefault="001E191C" w:rsidP="0068767F"/>
    <w:p w14:paraId="12299FE8" w14:textId="61E8476B" w:rsidR="001E191C" w:rsidRDefault="001E191C" w:rsidP="0068767F"/>
    <w:p w14:paraId="2708C04B" w14:textId="15C5D0B8" w:rsidR="001E191C" w:rsidRDefault="001E191C" w:rsidP="0068767F"/>
    <w:p w14:paraId="60E4E3A8" w14:textId="47FE8271" w:rsidR="001E191C" w:rsidRDefault="001E191C" w:rsidP="0068767F"/>
    <w:p w14:paraId="09DEFDCC" w14:textId="77777777" w:rsidR="001E191C" w:rsidRDefault="001E191C" w:rsidP="0068767F"/>
    <w:p w14:paraId="2584801E" w14:textId="77777777" w:rsidR="00161B4D" w:rsidRDefault="00161B4D" w:rsidP="0068767F"/>
    <w:p w14:paraId="5179051D" w14:textId="77777777" w:rsidR="004A4BE7" w:rsidRPr="00B71238" w:rsidRDefault="004A4BE7" w:rsidP="00554909">
      <w:pPr>
        <w:pStyle w:val="Heading1"/>
        <w:jc w:val="both"/>
        <w:rPr>
          <w:b w:val="0"/>
        </w:rPr>
      </w:pPr>
      <w:bookmarkStart w:id="33" w:name="_Toc100934525"/>
      <w:bookmarkStart w:id="34" w:name="_Toc112768192"/>
      <w:bookmarkStart w:id="35" w:name="_Toc113560243"/>
      <w:r w:rsidRPr="00B71238">
        <w:lastRenderedPageBreak/>
        <w:t xml:space="preserve">3 </w:t>
      </w:r>
      <w:r w:rsidRPr="004A4BE7">
        <w:t>Methods</w:t>
      </w:r>
      <w:bookmarkEnd w:id="33"/>
      <w:bookmarkEnd w:id="34"/>
      <w:bookmarkEnd w:id="35"/>
    </w:p>
    <w:p w14:paraId="2AC60ACB" w14:textId="77777777" w:rsidR="004A4BE7" w:rsidRPr="00B71238" w:rsidRDefault="004A4BE7" w:rsidP="004A4BE7">
      <w:pPr>
        <w:spacing w:line="276" w:lineRule="auto"/>
        <w:jc w:val="both"/>
        <w:rPr>
          <w:rFonts w:ascii="Arial" w:hAnsi="Arial" w:cs="Arial"/>
        </w:rPr>
      </w:pPr>
    </w:p>
    <w:p w14:paraId="0A98DEBF" w14:textId="48D0294D" w:rsidR="004A4BE7" w:rsidRPr="00B71238" w:rsidRDefault="004A4BE7" w:rsidP="00554909">
      <w:pPr>
        <w:spacing w:line="276" w:lineRule="auto"/>
        <w:jc w:val="both"/>
        <w:rPr>
          <w:rFonts w:ascii="Arial" w:hAnsi="Arial" w:cs="Arial"/>
        </w:rPr>
      </w:pPr>
      <w:r w:rsidRPr="00B71238">
        <w:rPr>
          <w:rFonts w:ascii="Arial" w:hAnsi="Arial" w:cs="Arial"/>
        </w:rPr>
        <w:t>Python and C++ are the two programming languages that are used to develop GAs that are most frequently discussed in the literature. Although C++ would be a good contender for this project because of its computational efficiency and the fact that GAs are computationally intensive processes (Eyal Wirsansky, 2020), the idea was soon shelved. C++ is more difficult to grasp and use than Python. Additionally, Python is more effective than C++ in processing lists or strings, which are the most prevalent objects used in evolutionary algorithms to represent potential solutions (Wonjae Lee and Hak-Young Kim, 2005). Additionally, Python computations can be made faster by using numeric/accelerated libraries like NumPy (Numpy, 2009) or PyTorch (PyTorch, 2019), which can eliminate the computational gap between Python and C++ (Silva, Resende and Pardalos, 2013). There are third-party libraries for GA computations in both languages. GAlib and OpenGA are available in C++ (Mohammadi et al., 2017). Pyevolve, PyGAD, and DEAP are Python libraries that provide GA computations for Python. (Perone, 2009) (Wonjae Lee and Hak-Young Kim, 2005). However, we will create the algorithm from scratch for the purposes of this project and will not use any third-party libraries</w:t>
      </w:r>
      <w:r w:rsidR="00554909">
        <w:rPr>
          <w:rFonts w:ascii="Arial" w:hAnsi="Arial" w:cs="Arial"/>
        </w:rPr>
        <w:t xml:space="preserve">, unless it is necessary </w:t>
      </w:r>
      <w:r w:rsidRPr="00B71238">
        <w:rPr>
          <w:rFonts w:ascii="Arial" w:hAnsi="Arial" w:cs="Arial"/>
        </w:rPr>
        <w:t xml:space="preserve">(see </w:t>
      </w:r>
      <w:r w:rsidR="00554909">
        <w:rPr>
          <w:rFonts w:ascii="Arial" w:hAnsi="Arial" w:cs="Arial"/>
        </w:rPr>
        <w:t>2.6</w:t>
      </w:r>
      <w:r w:rsidRPr="00B71238">
        <w:rPr>
          <w:rFonts w:ascii="Arial" w:hAnsi="Arial" w:cs="Arial"/>
        </w:rPr>
        <w:t xml:space="preserve"> Risks and Mitigations). The standard library for Python is extensive and well-documented. Python's capabilities as an object-oriented, dynamically typed programming language will make it simple to implement the </w:t>
      </w:r>
      <w:r w:rsidR="00554909">
        <w:rPr>
          <w:rFonts w:ascii="Arial" w:hAnsi="Arial" w:cs="Arial"/>
        </w:rPr>
        <w:t>algorithm</w:t>
      </w:r>
      <w:r w:rsidRPr="00B71238">
        <w:rPr>
          <w:rFonts w:ascii="Arial" w:hAnsi="Arial" w:cs="Arial"/>
        </w:rPr>
        <w:t xml:space="preserve"> in its entirety. Finally, this decision has also been influenced by Python's clean syntax, readability, and maintainability (Skorpil et al., 2019).</w:t>
      </w:r>
    </w:p>
    <w:p w14:paraId="25A6066D" w14:textId="77777777" w:rsidR="004A4BE7" w:rsidRPr="00B71238" w:rsidRDefault="004A4BE7" w:rsidP="004A4BE7">
      <w:pPr>
        <w:spacing w:line="276" w:lineRule="auto"/>
        <w:jc w:val="both"/>
        <w:rPr>
          <w:rFonts w:ascii="Arial" w:hAnsi="Arial" w:cs="Arial"/>
        </w:rPr>
      </w:pPr>
    </w:p>
    <w:p w14:paraId="6D51508C" w14:textId="4E2B4126" w:rsidR="004A4BE7" w:rsidRPr="00B71238" w:rsidRDefault="004A4BE7" w:rsidP="00554909">
      <w:pPr>
        <w:pStyle w:val="Heading2"/>
        <w:jc w:val="both"/>
      </w:pPr>
      <w:bookmarkStart w:id="36" w:name="_Toc113560244"/>
      <w:r w:rsidRPr="00B71238">
        <w:t xml:space="preserve">3.1 Objective 1: Design and </w:t>
      </w:r>
      <w:r w:rsidR="00054655">
        <w:t>I</w:t>
      </w:r>
      <w:r w:rsidRPr="00B71238">
        <w:t xml:space="preserve">mplement a </w:t>
      </w:r>
      <w:r w:rsidR="00054655">
        <w:t>S</w:t>
      </w:r>
      <w:r w:rsidRPr="00B71238">
        <w:t xml:space="preserve">imulation </w:t>
      </w:r>
      <w:r w:rsidR="00054655">
        <w:t>E</w:t>
      </w:r>
      <w:r w:rsidRPr="00B71238">
        <w:t>nvironment</w:t>
      </w:r>
      <w:bookmarkEnd w:id="36"/>
    </w:p>
    <w:p w14:paraId="638BF99A" w14:textId="77777777" w:rsidR="004A4BE7" w:rsidRPr="00B71238" w:rsidRDefault="004A4BE7" w:rsidP="004A4BE7">
      <w:pPr>
        <w:spacing w:line="276" w:lineRule="auto"/>
        <w:jc w:val="both"/>
        <w:rPr>
          <w:rFonts w:ascii="Arial" w:hAnsi="Arial" w:cs="Arial"/>
        </w:rPr>
      </w:pPr>
    </w:p>
    <w:p w14:paraId="0BF374C5" w14:textId="70C6BA58" w:rsidR="004A4BE7" w:rsidRPr="00B71238" w:rsidRDefault="004A4BE7" w:rsidP="004A4BE7">
      <w:pPr>
        <w:spacing w:line="276" w:lineRule="auto"/>
        <w:jc w:val="both"/>
        <w:rPr>
          <w:rFonts w:ascii="Arial" w:hAnsi="Arial" w:cs="Arial"/>
        </w:rPr>
      </w:pPr>
      <w:r w:rsidRPr="00B71238">
        <w:rPr>
          <w:rFonts w:ascii="Arial" w:hAnsi="Arial" w:cs="Arial"/>
        </w:rPr>
        <w:t xml:space="preserve">All the methods that must be developed for this purpose will be created using Python. These comprise the algorithm's operators, and parameter tweaking, among others. The NumPy library will be used since these techniques strongly rely on random number creation. For the creation of the random binary image, we will again use the OpenCV </w:t>
      </w:r>
      <w:r w:rsidR="003E4C61">
        <w:rPr>
          <w:rFonts w:ascii="Arial" w:hAnsi="Arial" w:cs="Arial"/>
        </w:rPr>
        <w:t>and PIL modules</w:t>
      </w:r>
      <w:r w:rsidRPr="00B71238">
        <w:rPr>
          <w:rFonts w:ascii="Arial" w:hAnsi="Arial" w:cs="Arial"/>
        </w:rPr>
        <w:t>. Th</w:t>
      </w:r>
      <w:r w:rsidR="003E4C61">
        <w:rPr>
          <w:rFonts w:ascii="Arial" w:hAnsi="Arial" w:cs="Arial"/>
        </w:rPr>
        <w:t>ese</w:t>
      </w:r>
      <w:r w:rsidRPr="00B71238">
        <w:rPr>
          <w:rFonts w:ascii="Arial" w:hAnsi="Arial" w:cs="Arial"/>
        </w:rPr>
        <w:t xml:space="preserve"> module</w:t>
      </w:r>
      <w:r w:rsidR="003E4C61">
        <w:rPr>
          <w:rFonts w:ascii="Arial" w:hAnsi="Arial" w:cs="Arial"/>
        </w:rPr>
        <w:t>s</w:t>
      </w:r>
      <w:r w:rsidRPr="00B71238">
        <w:rPr>
          <w:rFonts w:ascii="Arial" w:hAnsi="Arial" w:cs="Arial"/>
        </w:rPr>
        <w:t xml:space="preserve"> </w:t>
      </w:r>
      <w:r w:rsidR="003E4C61">
        <w:rPr>
          <w:rFonts w:ascii="Arial" w:hAnsi="Arial" w:cs="Arial"/>
        </w:rPr>
        <w:t>are</w:t>
      </w:r>
      <w:r w:rsidRPr="00B71238">
        <w:rPr>
          <w:rFonts w:ascii="Arial" w:hAnsi="Arial" w:cs="Arial"/>
        </w:rPr>
        <w:t xml:space="preserve"> used to carry out computer vision tasks and process images. (Howse, 2013). The testing required for this objective will be the most difficult part. Before performing unit testing on the individual components, we will first check that the algorithm's logic functions as intended. The desired result would be the successful passing of all the functions and the proper parameter setup to the algorithm in Objective 2.</w:t>
      </w:r>
      <w:r w:rsidR="003E4C61">
        <w:rPr>
          <w:rFonts w:ascii="Arial" w:hAnsi="Arial" w:cs="Arial"/>
        </w:rPr>
        <w:t xml:space="preserve"> Also, manual testing will be used for the generated images.</w:t>
      </w:r>
    </w:p>
    <w:p w14:paraId="15D36BA8" w14:textId="77777777" w:rsidR="004A4BE7" w:rsidRPr="00B71238" w:rsidRDefault="004A4BE7" w:rsidP="004A4BE7">
      <w:pPr>
        <w:spacing w:line="276" w:lineRule="auto"/>
        <w:jc w:val="both"/>
        <w:rPr>
          <w:rFonts w:ascii="Arial" w:hAnsi="Arial" w:cs="Arial"/>
        </w:rPr>
      </w:pPr>
    </w:p>
    <w:p w14:paraId="6AD5C772" w14:textId="208C68AE" w:rsidR="004A4BE7" w:rsidRPr="00B71238" w:rsidRDefault="004A4BE7" w:rsidP="00554909">
      <w:pPr>
        <w:pStyle w:val="Heading2"/>
        <w:jc w:val="both"/>
      </w:pPr>
      <w:bookmarkStart w:id="37" w:name="_Toc113560245"/>
      <w:r w:rsidRPr="00B71238">
        <w:t>3.2 Objective 2:</w:t>
      </w:r>
      <w:r w:rsidRPr="00B71238">
        <w:rPr>
          <w:sz w:val="20"/>
          <w:szCs w:val="20"/>
        </w:rPr>
        <w:t xml:space="preserve"> </w:t>
      </w:r>
      <w:r w:rsidRPr="00B71238">
        <w:t xml:space="preserve">Algorithm </w:t>
      </w:r>
      <w:r w:rsidR="00054655">
        <w:t>I</w:t>
      </w:r>
      <w:r w:rsidRPr="00B71238">
        <w:t>mplementation</w:t>
      </w:r>
      <w:bookmarkEnd w:id="37"/>
    </w:p>
    <w:p w14:paraId="26516231" w14:textId="77777777" w:rsidR="004A4BE7" w:rsidRPr="00B71238" w:rsidRDefault="004A4BE7" w:rsidP="004A4BE7">
      <w:pPr>
        <w:spacing w:line="276" w:lineRule="auto"/>
        <w:jc w:val="both"/>
        <w:rPr>
          <w:rFonts w:ascii="Arial" w:hAnsi="Arial" w:cs="Arial"/>
        </w:rPr>
      </w:pPr>
    </w:p>
    <w:p w14:paraId="1B30BC5B" w14:textId="4D21E926" w:rsidR="004A4BE7" w:rsidRPr="00B71238" w:rsidRDefault="004A4BE7" w:rsidP="004A4BE7">
      <w:pPr>
        <w:spacing w:line="276" w:lineRule="auto"/>
        <w:jc w:val="both"/>
        <w:rPr>
          <w:rFonts w:ascii="Arial" w:hAnsi="Arial" w:cs="Arial"/>
        </w:rPr>
      </w:pPr>
      <w:r w:rsidRPr="00B71238">
        <w:rPr>
          <w:rFonts w:ascii="Arial" w:hAnsi="Arial" w:cs="Arial"/>
        </w:rPr>
        <w:t xml:space="preserve">As with the previous objective, we will once more achieve this goal using Python and NumPy. As stated, Python will be used to build the method because it is simpler and faster to do so than C++. This will enable us to concentrate on reviewing the findings, adjusting, and testing out various parameter tunings. We will utilize the Python </w:t>
      </w:r>
      <w:r w:rsidRPr="00B71238">
        <w:rPr>
          <w:rFonts w:ascii="Arial" w:hAnsi="Arial" w:cs="Arial"/>
        </w:rPr>
        <w:lastRenderedPageBreak/>
        <w:t>Matplotlib library for the graphs, and if that doesn't work. We must succeed in the following in order to fulfil this objective:</w:t>
      </w:r>
    </w:p>
    <w:p w14:paraId="37B6BEA2" w14:textId="77777777" w:rsidR="004A4BE7" w:rsidRPr="00B71238" w:rsidRDefault="004A4BE7" w:rsidP="004A4BE7">
      <w:pPr>
        <w:spacing w:line="276" w:lineRule="auto"/>
        <w:jc w:val="both"/>
        <w:rPr>
          <w:rFonts w:ascii="Arial" w:hAnsi="Arial" w:cs="Arial"/>
        </w:rPr>
      </w:pPr>
    </w:p>
    <w:p w14:paraId="78BC22F1" w14:textId="77777777" w:rsidR="004A4BE7" w:rsidRPr="00B71238" w:rsidRDefault="004A4BE7" w:rsidP="004A4BE7">
      <w:pPr>
        <w:pStyle w:val="ListParagraph"/>
        <w:numPr>
          <w:ilvl w:val="0"/>
          <w:numId w:val="11"/>
        </w:numPr>
        <w:spacing w:line="276" w:lineRule="auto"/>
        <w:jc w:val="both"/>
        <w:rPr>
          <w:rFonts w:ascii="Arial" w:hAnsi="Arial" w:cs="Arial"/>
        </w:rPr>
      </w:pPr>
      <w:r w:rsidRPr="00B71238">
        <w:rPr>
          <w:rFonts w:ascii="Arial" w:hAnsi="Arial" w:cs="Arial"/>
        </w:rPr>
        <w:t>The algorithm can accept a variety of parameter values, including those for the crossover method, the maximum number of generations, and the terminal condition.</w:t>
      </w:r>
    </w:p>
    <w:p w14:paraId="64956C70" w14:textId="77777777" w:rsidR="004A4BE7" w:rsidRPr="00B71238" w:rsidRDefault="004A4BE7" w:rsidP="004A4BE7">
      <w:pPr>
        <w:pStyle w:val="ListParagraph"/>
        <w:numPr>
          <w:ilvl w:val="0"/>
          <w:numId w:val="11"/>
        </w:numPr>
        <w:spacing w:line="276" w:lineRule="auto"/>
        <w:jc w:val="both"/>
        <w:rPr>
          <w:rFonts w:ascii="Arial" w:hAnsi="Arial" w:cs="Arial"/>
        </w:rPr>
      </w:pPr>
      <w:r w:rsidRPr="00B71238">
        <w:rPr>
          <w:rFonts w:ascii="Arial" w:hAnsi="Arial" w:cs="Arial"/>
        </w:rPr>
        <w:t>After each generation, the application must be able to show the results or graphs or at the very least, save them.</w:t>
      </w:r>
    </w:p>
    <w:p w14:paraId="536DEC50" w14:textId="77777777" w:rsidR="004A4BE7" w:rsidRPr="00B71238" w:rsidRDefault="004A4BE7" w:rsidP="004A4BE7">
      <w:pPr>
        <w:spacing w:line="276" w:lineRule="auto"/>
        <w:jc w:val="both"/>
        <w:rPr>
          <w:rFonts w:ascii="Arial" w:hAnsi="Arial" w:cs="Arial"/>
        </w:rPr>
      </w:pPr>
    </w:p>
    <w:p w14:paraId="3B0F9AEB" w14:textId="151AAA69" w:rsidR="004A4BE7" w:rsidRPr="00B71238" w:rsidRDefault="004A4BE7" w:rsidP="004A4BE7">
      <w:pPr>
        <w:pStyle w:val="Heading2"/>
      </w:pPr>
      <w:bookmarkStart w:id="38" w:name="_Toc113560246"/>
      <w:r w:rsidRPr="00B71238">
        <w:t xml:space="preserve">3.3 Objective 3: Testing and </w:t>
      </w:r>
      <w:r w:rsidR="00054655">
        <w:t>E</w:t>
      </w:r>
      <w:r w:rsidRPr="00B71238">
        <w:t>valuation</w:t>
      </w:r>
      <w:bookmarkEnd w:id="38"/>
    </w:p>
    <w:p w14:paraId="60B70BC0" w14:textId="77777777" w:rsidR="004A4BE7" w:rsidRPr="00B71238" w:rsidRDefault="004A4BE7" w:rsidP="004A4BE7">
      <w:pPr>
        <w:spacing w:line="276" w:lineRule="auto"/>
        <w:jc w:val="both"/>
        <w:rPr>
          <w:rFonts w:ascii="Arial" w:hAnsi="Arial" w:cs="Arial"/>
        </w:rPr>
      </w:pPr>
    </w:p>
    <w:p w14:paraId="694AB18B" w14:textId="391736BF" w:rsidR="004A4BE7" w:rsidRPr="00B71238" w:rsidRDefault="004A4BE7" w:rsidP="004A4BE7">
      <w:pPr>
        <w:spacing w:line="276" w:lineRule="auto"/>
        <w:jc w:val="both"/>
        <w:rPr>
          <w:rFonts w:ascii="Arial" w:hAnsi="Arial" w:cs="Arial"/>
        </w:rPr>
      </w:pPr>
      <w:r w:rsidRPr="00B71238">
        <w:rPr>
          <w:rFonts w:ascii="Arial" w:hAnsi="Arial" w:cs="Arial"/>
        </w:rPr>
        <w:t>We will run simulations with the same parameter settings. The algorithm's performance will be assessed by considering the maximum number of generations or the amount of time required to run it until it reaches the terminal state, either by finding a solution or completing a predetermined number of generations.</w:t>
      </w:r>
      <w:r w:rsidR="00DE061F">
        <w:rPr>
          <w:rFonts w:ascii="Arial" w:hAnsi="Arial" w:cs="Arial"/>
        </w:rPr>
        <w:t xml:space="preserve"> Also, average maximum fitness and runtime will be compared.</w:t>
      </w:r>
    </w:p>
    <w:p w14:paraId="718A17CE" w14:textId="77777777" w:rsidR="004A4BE7" w:rsidRPr="00B71238" w:rsidRDefault="004A4BE7" w:rsidP="004A4BE7">
      <w:pPr>
        <w:spacing w:line="276" w:lineRule="auto"/>
        <w:jc w:val="both"/>
        <w:rPr>
          <w:rFonts w:ascii="Arial" w:hAnsi="Arial" w:cs="Arial"/>
        </w:rPr>
      </w:pPr>
    </w:p>
    <w:p w14:paraId="59C032C5" w14:textId="469D98D4" w:rsidR="004A4BE7" w:rsidRPr="00B71238" w:rsidRDefault="004A4BE7" w:rsidP="00554909">
      <w:pPr>
        <w:pStyle w:val="Heading2"/>
        <w:jc w:val="both"/>
      </w:pPr>
      <w:bookmarkStart w:id="39" w:name="_Toc113560247"/>
      <w:r w:rsidRPr="00B71238">
        <w:t xml:space="preserve">3.4 Objective 4: Improve </w:t>
      </w:r>
      <w:r w:rsidR="00054655">
        <w:t>A</w:t>
      </w:r>
      <w:r w:rsidRPr="00B71238">
        <w:t>lgorithm</w:t>
      </w:r>
      <w:bookmarkEnd w:id="39"/>
    </w:p>
    <w:p w14:paraId="3D689000" w14:textId="77777777" w:rsidR="004A4BE7" w:rsidRPr="00B71238" w:rsidRDefault="004A4BE7" w:rsidP="004A4BE7">
      <w:pPr>
        <w:spacing w:line="276" w:lineRule="auto"/>
        <w:jc w:val="both"/>
        <w:rPr>
          <w:rFonts w:ascii="Arial" w:hAnsi="Arial" w:cs="Arial"/>
        </w:rPr>
      </w:pPr>
    </w:p>
    <w:p w14:paraId="6F692112" w14:textId="4FCCD5C5" w:rsidR="004A4BE7" w:rsidRPr="00B71238" w:rsidRDefault="004A4BE7" w:rsidP="004A4BE7">
      <w:pPr>
        <w:spacing w:line="276" w:lineRule="auto"/>
        <w:jc w:val="both"/>
        <w:rPr>
          <w:rFonts w:ascii="Arial" w:hAnsi="Arial" w:cs="Arial"/>
        </w:rPr>
      </w:pPr>
      <w:r w:rsidRPr="00B71238">
        <w:rPr>
          <w:rFonts w:ascii="Arial" w:hAnsi="Arial" w:cs="Arial"/>
        </w:rPr>
        <w:t>After getting the preliminary results,</w:t>
      </w:r>
      <w:r w:rsidR="00E90135">
        <w:rPr>
          <w:rFonts w:ascii="Arial" w:hAnsi="Arial" w:cs="Arial"/>
        </w:rPr>
        <w:t xml:space="preserve"> </w:t>
      </w:r>
      <w:r w:rsidRPr="00B71238">
        <w:rPr>
          <w:rFonts w:ascii="Arial" w:hAnsi="Arial" w:cs="Arial"/>
        </w:rPr>
        <w:t>boost</w:t>
      </w:r>
      <w:r w:rsidR="00E90135">
        <w:rPr>
          <w:rFonts w:ascii="Arial" w:hAnsi="Arial" w:cs="Arial"/>
        </w:rPr>
        <w:t>ing</w:t>
      </w:r>
      <w:r w:rsidRPr="00B71238">
        <w:rPr>
          <w:rFonts w:ascii="Arial" w:hAnsi="Arial" w:cs="Arial"/>
        </w:rPr>
        <w:t xml:space="preserve"> the algorithm's efficiency</w:t>
      </w:r>
      <w:r w:rsidR="00E90135">
        <w:rPr>
          <w:rFonts w:ascii="Arial" w:hAnsi="Arial" w:cs="Arial"/>
        </w:rPr>
        <w:t xml:space="preserve"> will be the next goal</w:t>
      </w:r>
      <w:r w:rsidRPr="00B71238">
        <w:rPr>
          <w:rFonts w:ascii="Arial" w:hAnsi="Arial" w:cs="Arial"/>
        </w:rPr>
        <w:t xml:space="preserve">. If the outcomes are satisfactory, we hope to apply the technique to other challenging issues, like binary images </w:t>
      </w:r>
      <w:r w:rsidR="00A83E51">
        <w:rPr>
          <w:rFonts w:ascii="Arial" w:hAnsi="Arial" w:cs="Arial"/>
        </w:rPr>
        <w:t>of</w:t>
      </w:r>
      <w:r w:rsidRPr="00B71238">
        <w:rPr>
          <w:rFonts w:ascii="Arial" w:hAnsi="Arial" w:cs="Arial"/>
        </w:rPr>
        <w:t xml:space="preserve"> higher resolutions. If the results are noticeably worse, we will redefine the problem and adjust the parameter settings to produce noticeably better outcomes. For example, we might allow more </w:t>
      </w:r>
      <w:r w:rsidR="00A83E51">
        <w:rPr>
          <w:rFonts w:ascii="Arial" w:hAnsi="Arial" w:cs="Arial"/>
        </w:rPr>
        <w:t>individuals</w:t>
      </w:r>
      <w:r w:rsidRPr="00B71238">
        <w:rPr>
          <w:rFonts w:ascii="Arial" w:hAnsi="Arial" w:cs="Arial"/>
        </w:rPr>
        <w:t xml:space="preserve"> to be elites and pass their genes down to the following generation, ensuring that the best solutions are always present in the "gene pool."</w:t>
      </w:r>
    </w:p>
    <w:p w14:paraId="2F269DE9" w14:textId="6C5573D0" w:rsidR="004A4BE7" w:rsidRDefault="004A4BE7" w:rsidP="004A4BE7">
      <w:pPr>
        <w:spacing w:line="276" w:lineRule="auto"/>
        <w:jc w:val="both"/>
        <w:rPr>
          <w:rFonts w:ascii="Arial" w:hAnsi="Arial" w:cs="Arial"/>
        </w:rPr>
      </w:pPr>
    </w:p>
    <w:p w14:paraId="2548F278" w14:textId="4B2D73DA" w:rsidR="00054655" w:rsidRDefault="00054655" w:rsidP="00054655">
      <w:pPr>
        <w:pStyle w:val="Heading2"/>
      </w:pPr>
      <w:bookmarkStart w:id="40" w:name="_Toc113560248"/>
      <w:r>
        <w:t>3.5 Samples from Literature</w:t>
      </w:r>
      <w:bookmarkEnd w:id="40"/>
    </w:p>
    <w:p w14:paraId="6A3059E1" w14:textId="77777777" w:rsidR="00054655" w:rsidRPr="00054655" w:rsidRDefault="00054655" w:rsidP="00054655"/>
    <w:p w14:paraId="7784BC8C" w14:textId="729DC537" w:rsidR="004A4BE7" w:rsidRPr="00B71238" w:rsidRDefault="004A4BE7" w:rsidP="004A4BE7">
      <w:pPr>
        <w:spacing w:line="276" w:lineRule="auto"/>
        <w:jc w:val="both"/>
        <w:rPr>
          <w:rFonts w:ascii="Arial" w:hAnsi="Arial" w:cs="Arial"/>
        </w:rPr>
      </w:pPr>
      <w:r w:rsidRPr="00B71238">
        <w:rPr>
          <w:rFonts w:ascii="Arial" w:hAnsi="Arial" w:cs="Arial"/>
        </w:rPr>
        <w:t>Fig</w:t>
      </w:r>
      <w:r w:rsidR="00161B4D">
        <w:rPr>
          <w:rFonts w:ascii="Arial" w:hAnsi="Arial" w:cs="Arial"/>
        </w:rPr>
        <w:t>ure</w:t>
      </w:r>
      <w:r w:rsidRPr="00B71238">
        <w:rPr>
          <w:rFonts w:ascii="Arial" w:hAnsi="Arial" w:cs="Arial"/>
        </w:rPr>
        <w:t xml:space="preserve"> 3 demonstrates a simple illustration of how the algorithm is expected to work. This example is taken from the literature (Mirjalili et al., 2019).</w:t>
      </w:r>
    </w:p>
    <w:p w14:paraId="3A423CF2" w14:textId="77777777" w:rsidR="004A4BE7" w:rsidRPr="00B71238" w:rsidRDefault="004A4BE7" w:rsidP="004A4BE7">
      <w:pPr>
        <w:spacing w:line="276" w:lineRule="auto"/>
        <w:jc w:val="center"/>
        <w:rPr>
          <w:rFonts w:ascii="Arial" w:hAnsi="Arial" w:cs="Arial"/>
        </w:rPr>
      </w:pPr>
      <w:r w:rsidRPr="00B71238">
        <w:rPr>
          <w:rFonts w:ascii="Arial" w:hAnsi="Arial" w:cs="Arial"/>
          <w:noProof/>
        </w:rPr>
        <w:lastRenderedPageBreak/>
        <w:drawing>
          <wp:inline distT="0" distB="0" distL="0" distR="0" wp14:anchorId="46362FF2" wp14:editId="27DA3673">
            <wp:extent cx="4406900" cy="3289300"/>
            <wp:effectExtent l="0" t="0" r="0" b="0"/>
            <wp:docPr id="47" name="Picture 4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06900" cy="3289300"/>
                    </a:xfrm>
                    <a:prstGeom prst="rect">
                      <a:avLst/>
                    </a:prstGeom>
                  </pic:spPr>
                </pic:pic>
              </a:graphicData>
            </a:graphic>
          </wp:inline>
        </w:drawing>
      </w:r>
    </w:p>
    <w:p w14:paraId="1A28F3F2" w14:textId="77777777" w:rsidR="004A4BE7" w:rsidRPr="0020526F" w:rsidRDefault="004A4BE7" w:rsidP="004A4BE7">
      <w:pPr>
        <w:spacing w:line="276" w:lineRule="auto"/>
        <w:jc w:val="center"/>
        <w:rPr>
          <w:i/>
          <w:iCs/>
          <w:sz w:val="18"/>
          <w:szCs w:val="18"/>
        </w:rPr>
      </w:pPr>
      <w:r w:rsidRPr="0020526F">
        <w:rPr>
          <w:i/>
          <w:iCs/>
          <w:sz w:val="18"/>
          <w:szCs w:val="18"/>
        </w:rPr>
        <w:t>Figure 3. Illustration of original binary image to be reconstructed, best performing individual (generation 0) and snapshots every 100 generations.</w:t>
      </w:r>
    </w:p>
    <w:p w14:paraId="30235133" w14:textId="77777777" w:rsidR="004A4BE7" w:rsidRPr="00B71238" w:rsidRDefault="004A4BE7" w:rsidP="004A4BE7">
      <w:pPr>
        <w:spacing w:line="276" w:lineRule="auto"/>
        <w:rPr>
          <w:rFonts w:ascii="Arial" w:hAnsi="Arial" w:cs="Arial"/>
        </w:rPr>
      </w:pPr>
    </w:p>
    <w:p w14:paraId="52153BB7" w14:textId="1E74DEF7" w:rsidR="0068767F" w:rsidRDefault="004A4BE7" w:rsidP="00151DD7">
      <w:pPr>
        <w:spacing w:line="276" w:lineRule="auto"/>
        <w:rPr>
          <w:rFonts w:ascii="Arial" w:hAnsi="Arial" w:cs="Arial"/>
        </w:rPr>
      </w:pPr>
      <w:r w:rsidRPr="00B71238">
        <w:rPr>
          <w:rFonts w:ascii="Arial" w:hAnsi="Arial" w:cs="Arial"/>
        </w:rPr>
        <w:t>The best performing individual produced by the algorithm is shown in Generation 0. Where the algorithm searches the problem space for candidates (solutions) with promising genotypes, there has been a noticeable improvement. According to Mirjalili, et al. (2019), the original image is thought to have 0 errors while the image at generation 0 had 81600 errors. After 500 generations, there are still 1530 errors. We used their work to describe how the algorithm should operate in our simulation and what would be the outcome because we anticipate comparable outcomes from our research.</w:t>
      </w:r>
    </w:p>
    <w:p w14:paraId="049A61A2" w14:textId="10F27B8A" w:rsidR="00151DD7" w:rsidRDefault="00151DD7" w:rsidP="00151DD7">
      <w:pPr>
        <w:spacing w:line="276" w:lineRule="auto"/>
        <w:rPr>
          <w:rFonts w:ascii="Arial" w:hAnsi="Arial" w:cs="Arial"/>
        </w:rPr>
      </w:pPr>
    </w:p>
    <w:p w14:paraId="417A0838" w14:textId="5A93DC0D" w:rsidR="00151DD7" w:rsidRDefault="00151DD7" w:rsidP="00151DD7">
      <w:pPr>
        <w:spacing w:line="276" w:lineRule="auto"/>
        <w:rPr>
          <w:rFonts w:ascii="Arial" w:hAnsi="Arial" w:cs="Arial"/>
        </w:rPr>
      </w:pPr>
    </w:p>
    <w:p w14:paraId="756DD45B" w14:textId="18D8D8E3" w:rsidR="00151DD7" w:rsidRDefault="00151DD7" w:rsidP="00151DD7">
      <w:pPr>
        <w:spacing w:line="276" w:lineRule="auto"/>
        <w:rPr>
          <w:rFonts w:ascii="Arial" w:hAnsi="Arial" w:cs="Arial"/>
        </w:rPr>
      </w:pPr>
    </w:p>
    <w:p w14:paraId="52053EDA" w14:textId="29AA5580" w:rsidR="00151DD7" w:rsidRDefault="00151DD7" w:rsidP="00151DD7">
      <w:pPr>
        <w:spacing w:line="276" w:lineRule="auto"/>
        <w:rPr>
          <w:rFonts w:ascii="Arial" w:hAnsi="Arial" w:cs="Arial"/>
        </w:rPr>
      </w:pPr>
    </w:p>
    <w:p w14:paraId="069EE586" w14:textId="75988A51" w:rsidR="00151DD7" w:rsidRDefault="00151DD7" w:rsidP="00151DD7">
      <w:pPr>
        <w:spacing w:line="276" w:lineRule="auto"/>
        <w:rPr>
          <w:rFonts w:ascii="Arial" w:hAnsi="Arial" w:cs="Arial"/>
        </w:rPr>
      </w:pPr>
    </w:p>
    <w:p w14:paraId="77FF39DC" w14:textId="4A1C5D6D" w:rsidR="00151DD7" w:rsidRDefault="00151DD7" w:rsidP="00151DD7">
      <w:pPr>
        <w:spacing w:line="276" w:lineRule="auto"/>
        <w:rPr>
          <w:rFonts w:ascii="Arial" w:hAnsi="Arial" w:cs="Arial"/>
        </w:rPr>
      </w:pPr>
    </w:p>
    <w:p w14:paraId="3D38FDAF" w14:textId="79A28037" w:rsidR="00151DD7" w:rsidRDefault="00151DD7" w:rsidP="00151DD7">
      <w:pPr>
        <w:spacing w:line="276" w:lineRule="auto"/>
        <w:rPr>
          <w:rFonts w:ascii="Arial" w:hAnsi="Arial" w:cs="Arial"/>
        </w:rPr>
      </w:pPr>
    </w:p>
    <w:p w14:paraId="6A1DB5DD" w14:textId="412A87E7" w:rsidR="00151DD7" w:rsidRDefault="00151DD7" w:rsidP="00151DD7">
      <w:pPr>
        <w:spacing w:line="276" w:lineRule="auto"/>
        <w:rPr>
          <w:rFonts w:ascii="Arial" w:hAnsi="Arial" w:cs="Arial"/>
        </w:rPr>
      </w:pPr>
    </w:p>
    <w:p w14:paraId="17AC79B2" w14:textId="619DF1EE" w:rsidR="00151DD7" w:rsidRDefault="00151DD7" w:rsidP="00151DD7">
      <w:pPr>
        <w:spacing w:line="276" w:lineRule="auto"/>
        <w:rPr>
          <w:rFonts w:ascii="Arial" w:hAnsi="Arial" w:cs="Arial"/>
        </w:rPr>
      </w:pPr>
    </w:p>
    <w:p w14:paraId="035712CD" w14:textId="5CFEBF6B" w:rsidR="00151DD7" w:rsidRDefault="00151DD7" w:rsidP="00151DD7">
      <w:pPr>
        <w:spacing w:line="276" w:lineRule="auto"/>
        <w:rPr>
          <w:rFonts w:ascii="Arial" w:hAnsi="Arial" w:cs="Arial"/>
        </w:rPr>
      </w:pPr>
    </w:p>
    <w:p w14:paraId="34024C01" w14:textId="07EA1AA4" w:rsidR="00151DD7" w:rsidRDefault="00151DD7" w:rsidP="00151DD7">
      <w:pPr>
        <w:spacing w:line="276" w:lineRule="auto"/>
        <w:rPr>
          <w:rFonts w:ascii="Arial" w:hAnsi="Arial" w:cs="Arial"/>
        </w:rPr>
      </w:pPr>
    </w:p>
    <w:p w14:paraId="3B0CC3FE" w14:textId="6E262158" w:rsidR="00151DD7" w:rsidRDefault="00151DD7" w:rsidP="00151DD7">
      <w:pPr>
        <w:spacing w:line="276" w:lineRule="auto"/>
        <w:rPr>
          <w:rFonts w:ascii="Arial" w:hAnsi="Arial" w:cs="Arial"/>
        </w:rPr>
      </w:pPr>
    </w:p>
    <w:p w14:paraId="47DA211C" w14:textId="005DB18B" w:rsidR="00151DD7" w:rsidRDefault="00151DD7" w:rsidP="00151DD7">
      <w:pPr>
        <w:spacing w:line="276" w:lineRule="auto"/>
        <w:rPr>
          <w:rFonts w:ascii="Arial" w:hAnsi="Arial" w:cs="Arial"/>
        </w:rPr>
      </w:pPr>
    </w:p>
    <w:p w14:paraId="2570DE7D" w14:textId="77777777" w:rsidR="00151DD7" w:rsidRPr="0068767F" w:rsidRDefault="00151DD7" w:rsidP="00151DD7">
      <w:pPr>
        <w:spacing w:line="276" w:lineRule="auto"/>
      </w:pPr>
    </w:p>
    <w:p w14:paraId="60BA5F87" w14:textId="5FCEFEB2" w:rsidR="00C16772" w:rsidRPr="00E22C6D" w:rsidRDefault="009C2A55" w:rsidP="00A54086">
      <w:pPr>
        <w:pStyle w:val="Heading1"/>
      </w:pPr>
      <w:bookmarkStart w:id="41" w:name="_Toc113560249"/>
      <w:r w:rsidRPr="00E22C6D">
        <w:lastRenderedPageBreak/>
        <w:t xml:space="preserve">4 </w:t>
      </w:r>
      <w:r w:rsidR="000B2F18" w:rsidRPr="00A54086">
        <w:t>Design</w:t>
      </w:r>
      <w:bookmarkEnd w:id="0"/>
      <w:bookmarkEnd w:id="41"/>
    </w:p>
    <w:p w14:paraId="6CC10C32" w14:textId="2D33F990" w:rsidR="00BF72B4" w:rsidRPr="00A96AAC" w:rsidRDefault="00BF72B4" w:rsidP="001C1439">
      <w:pPr>
        <w:jc w:val="both"/>
        <w:rPr>
          <w:rFonts w:ascii="Calibri" w:eastAsia="Times New Roman" w:hAnsi="Calibri" w:cs="Calibri"/>
          <w:lang w:eastAsia="en-GB"/>
        </w:rPr>
      </w:pPr>
    </w:p>
    <w:p w14:paraId="1D330DC3" w14:textId="71C83F16" w:rsidR="001A75CF" w:rsidRPr="008F5C64" w:rsidRDefault="001A75CF" w:rsidP="008F5C64">
      <w:pPr>
        <w:spacing w:line="276" w:lineRule="auto"/>
        <w:jc w:val="both"/>
        <w:rPr>
          <w:rFonts w:ascii="Arial" w:hAnsi="Arial" w:cs="Arial"/>
        </w:rPr>
      </w:pPr>
      <w:r w:rsidRPr="008F5C64">
        <w:rPr>
          <w:rFonts w:ascii="Arial" w:hAnsi="Arial" w:cs="Arial"/>
        </w:rPr>
        <w:t xml:space="preserve">The first part of this section will present the system requirements and the development process followed to achieve the project aims. The second part will present diagrams to further </w:t>
      </w:r>
      <w:r w:rsidR="007972C1" w:rsidRPr="008F5C64">
        <w:rPr>
          <w:rFonts w:ascii="Arial" w:hAnsi="Arial" w:cs="Arial"/>
        </w:rPr>
        <w:t>establish the implementation of the algorithm developed and the dynamic between the classes and objects existing in the code.</w:t>
      </w:r>
    </w:p>
    <w:p w14:paraId="72C4F4CA" w14:textId="77777777" w:rsidR="001A75CF" w:rsidRPr="001A75CF" w:rsidRDefault="001A75CF" w:rsidP="001A75CF">
      <w:pPr>
        <w:rPr>
          <w:lang w:val="en-US"/>
        </w:rPr>
      </w:pPr>
    </w:p>
    <w:p w14:paraId="7351259D" w14:textId="1D6DD7D6" w:rsidR="007172B6" w:rsidRDefault="007172B6" w:rsidP="00F3154A">
      <w:pPr>
        <w:pStyle w:val="Heading2"/>
        <w:rPr>
          <w:lang w:val="en-US"/>
        </w:rPr>
      </w:pPr>
      <w:bookmarkStart w:id="42" w:name="_Toc112784112"/>
      <w:bookmarkStart w:id="43" w:name="_Toc113560250"/>
      <w:r>
        <w:rPr>
          <w:lang w:val="en-US"/>
        </w:rPr>
        <w:t>4.1 Requirements</w:t>
      </w:r>
      <w:bookmarkEnd w:id="42"/>
      <w:bookmarkEnd w:id="43"/>
    </w:p>
    <w:p w14:paraId="24035E45" w14:textId="2218C495" w:rsidR="00BC3379" w:rsidRDefault="00BC3379" w:rsidP="00BC3379">
      <w:pPr>
        <w:rPr>
          <w:lang w:val="en-US"/>
        </w:rPr>
      </w:pPr>
    </w:p>
    <w:p w14:paraId="2B3A4ABE" w14:textId="184EE124" w:rsidR="008D6EA2" w:rsidRPr="008F5C64" w:rsidRDefault="008D6EA2" w:rsidP="008F5C64">
      <w:pPr>
        <w:spacing w:line="276" w:lineRule="auto"/>
        <w:jc w:val="both"/>
        <w:rPr>
          <w:rFonts w:ascii="Arial" w:hAnsi="Arial" w:cs="Arial"/>
        </w:rPr>
      </w:pPr>
      <w:r w:rsidRPr="008F5C64">
        <w:rPr>
          <w:rFonts w:ascii="Arial" w:hAnsi="Arial" w:cs="Arial"/>
        </w:rPr>
        <w:t xml:space="preserve">Information gathered in the previous sections of this report has brought to light the following requirements. These requirements will provide a better understanding </w:t>
      </w:r>
      <w:r w:rsidR="00F3154A" w:rsidRPr="008F5C64">
        <w:rPr>
          <w:rFonts w:ascii="Arial" w:hAnsi="Arial" w:cs="Arial"/>
        </w:rPr>
        <w:t>of the core of this project, while minimizing the risk of diverting from the main objective</w:t>
      </w:r>
      <w:r w:rsidR="008F5C64">
        <w:rPr>
          <w:rFonts w:ascii="Arial" w:hAnsi="Arial" w:cs="Arial"/>
        </w:rPr>
        <w:t>.</w:t>
      </w:r>
    </w:p>
    <w:p w14:paraId="571D8233" w14:textId="77777777" w:rsidR="008D6EA2" w:rsidRDefault="008D6EA2" w:rsidP="00BC3379">
      <w:pPr>
        <w:rPr>
          <w:lang w:val="en-US"/>
        </w:rPr>
      </w:pPr>
    </w:p>
    <w:p w14:paraId="46CCEAB7" w14:textId="2A7179F9" w:rsidR="00BC3379" w:rsidRDefault="00F3154A" w:rsidP="00F3154A">
      <w:pPr>
        <w:pStyle w:val="Heading3"/>
        <w:rPr>
          <w:lang w:val="en-US"/>
        </w:rPr>
      </w:pPr>
      <w:bookmarkStart w:id="44" w:name="_Toc112784113"/>
      <w:bookmarkStart w:id="45" w:name="_Toc113560251"/>
      <w:r>
        <w:rPr>
          <w:lang w:val="en-US"/>
        </w:rPr>
        <w:t xml:space="preserve">4.1.1 </w:t>
      </w:r>
      <w:bookmarkEnd w:id="44"/>
      <w:r w:rsidR="00BC0C5F">
        <w:rPr>
          <w:lang w:val="en-US"/>
        </w:rPr>
        <w:t>Image Conversion</w:t>
      </w:r>
      <w:bookmarkEnd w:id="45"/>
    </w:p>
    <w:p w14:paraId="0E1E2593" w14:textId="6E0259CB" w:rsidR="00F3154A" w:rsidRDefault="00F3154A" w:rsidP="00F3154A">
      <w:pPr>
        <w:rPr>
          <w:lang w:val="en-US"/>
        </w:rPr>
      </w:pPr>
    </w:p>
    <w:p w14:paraId="6B3BBEFF" w14:textId="6A37C53B" w:rsidR="009F2CB9" w:rsidRPr="008F5C64" w:rsidRDefault="009F2CB9" w:rsidP="008F5C64">
      <w:pPr>
        <w:spacing w:line="276" w:lineRule="auto"/>
        <w:jc w:val="both"/>
        <w:rPr>
          <w:rFonts w:ascii="Arial" w:hAnsi="Arial" w:cs="Arial"/>
        </w:rPr>
      </w:pPr>
      <w:r w:rsidRPr="008F5C64">
        <w:rPr>
          <w:rFonts w:ascii="Arial" w:hAnsi="Arial" w:cs="Arial"/>
        </w:rPr>
        <w:t>There are several operations that will involve image conversion/manipulation. Firstly, we will need to convert an original image to a binary image to be reconstructed. The input to the algorithm must be a binary array in order to manipulate the data using the appropriate libraries. Finally, a binary array will need to be converted back to a binary image</w:t>
      </w:r>
      <w:r w:rsidR="00B23082" w:rsidRPr="008F5C64">
        <w:rPr>
          <w:rFonts w:ascii="Arial" w:hAnsi="Arial" w:cs="Arial"/>
        </w:rPr>
        <w:t xml:space="preserve"> and </w:t>
      </w:r>
      <w:r w:rsidR="00D33679" w:rsidRPr="008F5C64">
        <w:rPr>
          <w:rFonts w:ascii="Arial" w:hAnsi="Arial" w:cs="Arial"/>
        </w:rPr>
        <w:t>saved</w:t>
      </w:r>
      <w:r w:rsidR="00B23082" w:rsidRPr="008F5C64">
        <w:rPr>
          <w:rFonts w:ascii="Arial" w:hAnsi="Arial" w:cs="Arial"/>
        </w:rPr>
        <w:t xml:space="preserve"> in memory.</w:t>
      </w:r>
    </w:p>
    <w:p w14:paraId="3C3B27E6" w14:textId="447673DB" w:rsidR="00B45008" w:rsidRDefault="00B45008" w:rsidP="009F2CB9">
      <w:pPr>
        <w:jc w:val="both"/>
        <w:rPr>
          <w:lang w:val="en-US"/>
        </w:rPr>
      </w:pPr>
    </w:p>
    <w:p w14:paraId="0C9FFB4B" w14:textId="10D25A55" w:rsidR="003605F9" w:rsidRDefault="003605F9" w:rsidP="003605F9">
      <w:pPr>
        <w:keepNext/>
        <w:jc w:val="center"/>
      </w:pPr>
      <w:r>
        <w:rPr>
          <w:noProof/>
          <w:lang w:val="en-US"/>
        </w:rPr>
        <w:drawing>
          <wp:inline distT="0" distB="0" distL="0" distR="0" wp14:anchorId="592E2AAA" wp14:editId="5EAF941F">
            <wp:extent cx="4134485" cy="2409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485" cy="2409190"/>
                    </a:xfrm>
                    <a:prstGeom prst="rect">
                      <a:avLst/>
                    </a:prstGeom>
                    <a:noFill/>
                    <a:ln>
                      <a:noFill/>
                    </a:ln>
                  </pic:spPr>
                </pic:pic>
              </a:graphicData>
            </a:graphic>
          </wp:inline>
        </w:drawing>
      </w:r>
    </w:p>
    <w:p w14:paraId="0F47661D" w14:textId="190F0454" w:rsidR="00B45008" w:rsidRPr="003605F9" w:rsidRDefault="003605F9" w:rsidP="003605F9">
      <w:pPr>
        <w:pStyle w:val="Caption"/>
        <w:jc w:val="center"/>
        <w:rPr>
          <w:color w:val="auto"/>
          <w:lang w:val="en-US"/>
        </w:rPr>
      </w:pPr>
      <w:r w:rsidRPr="003605F9">
        <w:rPr>
          <w:color w:val="auto"/>
        </w:rPr>
        <w:t>Figure</w:t>
      </w:r>
      <w:r w:rsidR="005C39E3">
        <w:rPr>
          <w:color w:val="auto"/>
        </w:rPr>
        <w:t xml:space="preserve"> </w:t>
      </w:r>
      <w:r w:rsidR="0085400E">
        <w:rPr>
          <w:color w:val="auto"/>
        </w:rPr>
        <w:t>4</w:t>
      </w:r>
      <w:r w:rsidRPr="003605F9">
        <w:rPr>
          <w:color w:val="auto"/>
        </w:rPr>
        <w:t>. Left; Original image from web. Right; image after Photoshop modifications</w:t>
      </w:r>
      <w:r w:rsidR="00634129">
        <w:rPr>
          <w:color w:val="auto"/>
        </w:rPr>
        <w:t>.</w:t>
      </w:r>
    </w:p>
    <w:p w14:paraId="13BFA1BF" w14:textId="77777777" w:rsidR="00F3154A" w:rsidRDefault="00F3154A" w:rsidP="00F3154A">
      <w:pPr>
        <w:rPr>
          <w:lang w:val="en-US"/>
        </w:rPr>
      </w:pPr>
    </w:p>
    <w:p w14:paraId="7051BC88" w14:textId="3C597311" w:rsidR="008D6EA2" w:rsidRDefault="00F3154A" w:rsidP="00F3154A">
      <w:pPr>
        <w:pStyle w:val="Heading3"/>
        <w:rPr>
          <w:lang w:val="en-US"/>
        </w:rPr>
      </w:pPr>
      <w:bookmarkStart w:id="46" w:name="_Toc112784115"/>
      <w:bookmarkStart w:id="47" w:name="_Toc113560252"/>
      <w:r>
        <w:rPr>
          <w:lang w:val="en-US"/>
        </w:rPr>
        <w:t>4.1.</w:t>
      </w:r>
      <w:r w:rsidR="00BC0C5F">
        <w:rPr>
          <w:lang w:val="en-US"/>
        </w:rPr>
        <w:t>2</w:t>
      </w:r>
      <w:r>
        <w:rPr>
          <w:lang w:val="en-US"/>
        </w:rPr>
        <w:t xml:space="preserve"> </w:t>
      </w:r>
      <w:bookmarkEnd w:id="46"/>
      <w:r w:rsidR="00BC0C5F">
        <w:rPr>
          <w:lang w:val="en-US"/>
        </w:rPr>
        <w:t>Algorithm Implementation</w:t>
      </w:r>
      <w:bookmarkEnd w:id="47"/>
    </w:p>
    <w:p w14:paraId="7809A694" w14:textId="79F5D8F4" w:rsidR="00F3154A" w:rsidRDefault="00F3154A" w:rsidP="00F3154A">
      <w:pPr>
        <w:rPr>
          <w:lang w:val="en-US"/>
        </w:rPr>
      </w:pPr>
    </w:p>
    <w:p w14:paraId="679104DF" w14:textId="5BEABEE4" w:rsidR="00AC1DC3" w:rsidRPr="008F5C64" w:rsidRDefault="007F13EB" w:rsidP="008F5C64">
      <w:pPr>
        <w:spacing w:line="276" w:lineRule="auto"/>
        <w:jc w:val="both"/>
        <w:rPr>
          <w:rFonts w:ascii="Arial" w:hAnsi="Arial" w:cs="Arial"/>
        </w:rPr>
      </w:pPr>
      <w:r w:rsidRPr="008F5C64">
        <w:rPr>
          <w:rFonts w:ascii="Arial" w:hAnsi="Arial" w:cs="Arial"/>
        </w:rPr>
        <w:t xml:space="preserve">As mentioned in previous sections of this report, a genetic algorithm will be </w:t>
      </w:r>
      <w:r w:rsidR="00A70F76" w:rsidRPr="008F5C64">
        <w:rPr>
          <w:rFonts w:ascii="Arial" w:hAnsi="Arial" w:cs="Arial"/>
        </w:rPr>
        <w:t xml:space="preserve">fully </w:t>
      </w:r>
      <w:r w:rsidRPr="008F5C64">
        <w:rPr>
          <w:rFonts w:ascii="Arial" w:hAnsi="Arial" w:cs="Arial"/>
        </w:rPr>
        <w:t xml:space="preserve">implemented. Even though, there are external libraries that support full functionality of genetic algorithms, it was </w:t>
      </w:r>
      <w:r w:rsidR="00A70F76" w:rsidRPr="008F5C64">
        <w:rPr>
          <w:rFonts w:ascii="Arial" w:hAnsi="Arial" w:cs="Arial"/>
        </w:rPr>
        <w:t>considered that following this approach would</w:t>
      </w:r>
      <w:r w:rsidRPr="008F5C64">
        <w:rPr>
          <w:rFonts w:ascii="Arial" w:hAnsi="Arial" w:cs="Arial"/>
        </w:rPr>
        <w:t xml:space="preserve"> to be</w:t>
      </w:r>
      <w:r w:rsidR="00A70F76" w:rsidRPr="008F5C64">
        <w:rPr>
          <w:rFonts w:ascii="Arial" w:hAnsi="Arial" w:cs="Arial"/>
        </w:rPr>
        <w:t xml:space="preserve"> an educational experience, but also, provide better understanding of the fine mechanics of these algorithms.</w:t>
      </w:r>
    </w:p>
    <w:p w14:paraId="67DFD564" w14:textId="77777777" w:rsidR="00F3154A" w:rsidRPr="008D6EA2" w:rsidRDefault="00F3154A" w:rsidP="00F3154A">
      <w:pPr>
        <w:rPr>
          <w:lang w:val="en-US"/>
        </w:rPr>
      </w:pPr>
    </w:p>
    <w:p w14:paraId="13115C0C" w14:textId="46C7CA64" w:rsidR="00BC0C5F" w:rsidRPr="00BC0C5F" w:rsidRDefault="00F3154A" w:rsidP="00BC0C5F">
      <w:pPr>
        <w:pStyle w:val="Heading3"/>
        <w:rPr>
          <w:lang w:val="en-US"/>
        </w:rPr>
      </w:pPr>
      <w:bookmarkStart w:id="48" w:name="_Toc112784116"/>
      <w:bookmarkStart w:id="49" w:name="_Toc113560253"/>
      <w:r>
        <w:rPr>
          <w:lang w:val="en-US"/>
        </w:rPr>
        <w:lastRenderedPageBreak/>
        <w:t>4.1.</w:t>
      </w:r>
      <w:r w:rsidR="00BC0C5F">
        <w:rPr>
          <w:lang w:val="en-US"/>
        </w:rPr>
        <w:t>3</w:t>
      </w:r>
      <w:r>
        <w:rPr>
          <w:lang w:val="en-US"/>
        </w:rPr>
        <w:t xml:space="preserve"> </w:t>
      </w:r>
      <w:bookmarkEnd w:id="48"/>
      <w:r w:rsidR="00BC0C5F">
        <w:rPr>
          <w:lang w:val="en-US"/>
        </w:rPr>
        <w:t>Implementation of Suggested</w:t>
      </w:r>
      <w:r w:rsidR="001E3138">
        <w:rPr>
          <w:lang w:val="en-US"/>
        </w:rPr>
        <w:t xml:space="preserve"> Crossover</w:t>
      </w:r>
      <w:r w:rsidR="00BC0C5F">
        <w:rPr>
          <w:lang w:val="en-US"/>
        </w:rPr>
        <w:t xml:space="preserve"> Operators</w:t>
      </w:r>
      <w:bookmarkEnd w:id="49"/>
    </w:p>
    <w:p w14:paraId="19A387BC" w14:textId="4174BF25" w:rsidR="00F3154A" w:rsidRDefault="00F3154A" w:rsidP="00F3154A">
      <w:pPr>
        <w:rPr>
          <w:lang w:val="en-US"/>
        </w:rPr>
      </w:pPr>
    </w:p>
    <w:p w14:paraId="36D5CA01" w14:textId="7B447ED4" w:rsidR="00AC1DC3" w:rsidRPr="008F5C64" w:rsidRDefault="001E3138" w:rsidP="008F5C64">
      <w:pPr>
        <w:spacing w:line="276" w:lineRule="auto"/>
        <w:jc w:val="both"/>
        <w:rPr>
          <w:rFonts w:ascii="Arial" w:hAnsi="Arial" w:cs="Arial"/>
        </w:rPr>
      </w:pPr>
      <w:r w:rsidRPr="008F5C64">
        <w:rPr>
          <w:rFonts w:ascii="Arial" w:hAnsi="Arial" w:cs="Arial"/>
        </w:rPr>
        <w:t xml:space="preserve">Most genetic algorithms use one crossover </w:t>
      </w:r>
      <w:r w:rsidR="00255AE6">
        <w:rPr>
          <w:rFonts w:ascii="Arial" w:hAnsi="Arial" w:cs="Arial"/>
        </w:rPr>
        <w:t>method</w:t>
      </w:r>
      <w:r w:rsidRPr="008F5C64">
        <w:rPr>
          <w:rFonts w:ascii="Arial" w:hAnsi="Arial" w:cs="Arial"/>
        </w:rPr>
        <w:t>. Since it is the aim of this project to investigate the impact of the single-point, double-</w:t>
      </w:r>
      <w:r w:rsidR="00591B9E" w:rsidRPr="008F5C64">
        <w:rPr>
          <w:rFonts w:ascii="Arial" w:hAnsi="Arial" w:cs="Arial"/>
        </w:rPr>
        <w:t>point,</w:t>
      </w:r>
      <w:r w:rsidRPr="008F5C64">
        <w:rPr>
          <w:rFonts w:ascii="Arial" w:hAnsi="Arial" w:cs="Arial"/>
        </w:rPr>
        <w:t xml:space="preserve"> and uniform crossover </w:t>
      </w:r>
      <w:r w:rsidR="00255AE6">
        <w:rPr>
          <w:rFonts w:ascii="Arial" w:hAnsi="Arial" w:cs="Arial"/>
        </w:rPr>
        <w:t>methods</w:t>
      </w:r>
      <w:r w:rsidRPr="008F5C64">
        <w:rPr>
          <w:rFonts w:ascii="Arial" w:hAnsi="Arial" w:cs="Arial"/>
        </w:rPr>
        <w:t xml:space="preserve"> on algorithmic performance, all three must be implemented.</w:t>
      </w:r>
    </w:p>
    <w:p w14:paraId="23916D0A" w14:textId="77777777" w:rsidR="00F3154A" w:rsidRPr="008D6EA2" w:rsidRDefault="00F3154A" w:rsidP="00F3154A">
      <w:pPr>
        <w:rPr>
          <w:lang w:val="en-US"/>
        </w:rPr>
      </w:pPr>
    </w:p>
    <w:p w14:paraId="01FB7114" w14:textId="3858015E" w:rsidR="008D6EA2" w:rsidRDefault="00F3154A" w:rsidP="00F3154A">
      <w:pPr>
        <w:pStyle w:val="Heading3"/>
        <w:rPr>
          <w:lang w:val="en-US"/>
        </w:rPr>
      </w:pPr>
      <w:bookmarkStart w:id="50" w:name="_Toc112784118"/>
      <w:bookmarkStart w:id="51" w:name="_Toc113560254"/>
      <w:r>
        <w:rPr>
          <w:lang w:val="en-US"/>
        </w:rPr>
        <w:t>4.1.</w:t>
      </w:r>
      <w:r w:rsidR="00BC0C5F">
        <w:rPr>
          <w:lang w:val="en-US"/>
        </w:rPr>
        <w:t>4</w:t>
      </w:r>
      <w:r>
        <w:rPr>
          <w:lang w:val="en-US"/>
        </w:rPr>
        <w:t xml:space="preserve"> </w:t>
      </w:r>
      <w:bookmarkEnd w:id="50"/>
      <w:r w:rsidR="00BC0C5F">
        <w:rPr>
          <w:lang w:val="en-US"/>
        </w:rPr>
        <w:t>Data collection</w:t>
      </w:r>
      <w:bookmarkEnd w:id="51"/>
    </w:p>
    <w:p w14:paraId="1D712DE0" w14:textId="42B360DB" w:rsidR="00F3154A" w:rsidRDefault="00F3154A" w:rsidP="00F3154A">
      <w:pPr>
        <w:rPr>
          <w:lang w:val="en-US"/>
        </w:rPr>
      </w:pPr>
    </w:p>
    <w:p w14:paraId="769778E3" w14:textId="6C171775" w:rsidR="00AC1DC3" w:rsidRPr="008F5C64" w:rsidRDefault="00591B9E" w:rsidP="008F5C64">
      <w:pPr>
        <w:jc w:val="both"/>
        <w:rPr>
          <w:rFonts w:ascii="Arial" w:hAnsi="Arial" w:cs="Arial"/>
        </w:rPr>
      </w:pPr>
      <w:r w:rsidRPr="008F5C64">
        <w:rPr>
          <w:rFonts w:ascii="Arial" w:hAnsi="Arial" w:cs="Arial"/>
        </w:rPr>
        <w:t>In order to</w:t>
      </w:r>
      <w:r w:rsidR="003D4352" w:rsidRPr="008F5C64">
        <w:rPr>
          <w:rFonts w:ascii="Arial" w:hAnsi="Arial" w:cs="Arial"/>
        </w:rPr>
        <w:t xml:space="preserve"> test the hypothesis/aim of this project, data must be collected from each run of the algorithm.</w:t>
      </w:r>
    </w:p>
    <w:p w14:paraId="17A82BB1" w14:textId="77777777" w:rsidR="00F3154A" w:rsidRPr="008D6EA2" w:rsidRDefault="00F3154A" w:rsidP="00F3154A">
      <w:pPr>
        <w:rPr>
          <w:lang w:val="en-US"/>
        </w:rPr>
      </w:pPr>
    </w:p>
    <w:p w14:paraId="0C81B067" w14:textId="689EB3D4" w:rsidR="008D6EA2" w:rsidRDefault="00F3154A" w:rsidP="00F3154A">
      <w:pPr>
        <w:pStyle w:val="Heading3"/>
        <w:rPr>
          <w:lang w:val="en-US"/>
        </w:rPr>
      </w:pPr>
      <w:bookmarkStart w:id="52" w:name="_Toc112784119"/>
      <w:bookmarkStart w:id="53" w:name="_Toc113560255"/>
      <w:r>
        <w:rPr>
          <w:lang w:val="en-US"/>
        </w:rPr>
        <w:t>4.1.</w:t>
      </w:r>
      <w:r w:rsidR="00BC0C5F">
        <w:rPr>
          <w:lang w:val="en-US"/>
        </w:rPr>
        <w:t>5</w:t>
      </w:r>
      <w:r>
        <w:rPr>
          <w:lang w:val="en-US"/>
        </w:rPr>
        <w:t xml:space="preserve"> </w:t>
      </w:r>
      <w:bookmarkEnd w:id="52"/>
      <w:r w:rsidR="00BC0C5F">
        <w:rPr>
          <w:lang w:val="en-US"/>
        </w:rPr>
        <w:t>Graph/plot generation</w:t>
      </w:r>
      <w:bookmarkEnd w:id="53"/>
    </w:p>
    <w:p w14:paraId="34EE8B9F" w14:textId="2C0599AC" w:rsidR="00F3154A" w:rsidRDefault="00F3154A" w:rsidP="00F3154A">
      <w:pPr>
        <w:rPr>
          <w:lang w:val="en-US"/>
        </w:rPr>
      </w:pPr>
    </w:p>
    <w:p w14:paraId="6DE5230A" w14:textId="3FD0C395" w:rsidR="00AC1DC3" w:rsidRPr="008F5C64" w:rsidRDefault="003D4352" w:rsidP="008F5C64">
      <w:pPr>
        <w:spacing w:line="276" w:lineRule="auto"/>
        <w:jc w:val="both"/>
        <w:rPr>
          <w:rFonts w:ascii="Arial" w:hAnsi="Arial" w:cs="Arial"/>
        </w:rPr>
      </w:pPr>
      <w:r w:rsidRPr="008F5C64">
        <w:rPr>
          <w:rFonts w:ascii="Arial" w:hAnsi="Arial" w:cs="Arial"/>
        </w:rPr>
        <w:t xml:space="preserve">The creation of graphs and plots will assist the displaying of the results of this project. It will also help </w:t>
      </w:r>
      <w:r w:rsidR="00CB63D8" w:rsidRPr="008F5C64">
        <w:rPr>
          <w:rFonts w:ascii="Arial" w:hAnsi="Arial" w:cs="Arial"/>
        </w:rPr>
        <w:t>in the decision making regarding the tuning of the independent variables of the algorithm.</w:t>
      </w:r>
    </w:p>
    <w:p w14:paraId="4B1FF555" w14:textId="77777777" w:rsidR="00F3154A" w:rsidRPr="008D6EA2" w:rsidRDefault="00F3154A" w:rsidP="00F3154A">
      <w:pPr>
        <w:rPr>
          <w:lang w:val="en-US"/>
        </w:rPr>
      </w:pPr>
    </w:p>
    <w:p w14:paraId="39F7A9C4" w14:textId="7A9D7A6B" w:rsidR="008D6EA2" w:rsidRPr="008D6EA2" w:rsidRDefault="00F3154A" w:rsidP="00F3154A">
      <w:pPr>
        <w:pStyle w:val="Heading3"/>
        <w:rPr>
          <w:lang w:val="en-US"/>
        </w:rPr>
      </w:pPr>
      <w:bookmarkStart w:id="54" w:name="_Toc112784120"/>
      <w:bookmarkStart w:id="55" w:name="_Toc113560256"/>
      <w:r>
        <w:rPr>
          <w:lang w:val="en-US"/>
        </w:rPr>
        <w:t>4.1.</w:t>
      </w:r>
      <w:r w:rsidR="00BC0C5F">
        <w:rPr>
          <w:lang w:val="en-US"/>
        </w:rPr>
        <w:t>6</w:t>
      </w:r>
      <w:r>
        <w:rPr>
          <w:lang w:val="en-US"/>
        </w:rPr>
        <w:t xml:space="preserve"> </w:t>
      </w:r>
      <w:r w:rsidR="008D6EA2">
        <w:rPr>
          <w:lang w:val="en-US"/>
        </w:rPr>
        <w:t xml:space="preserve">Statistical </w:t>
      </w:r>
      <w:r w:rsidR="00BC0C5F">
        <w:rPr>
          <w:lang w:val="en-US"/>
        </w:rPr>
        <w:t>A</w:t>
      </w:r>
      <w:r w:rsidR="008D6EA2">
        <w:rPr>
          <w:lang w:val="en-US"/>
        </w:rPr>
        <w:t>nalysis</w:t>
      </w:r>
      <w:bookmarkEnd w:id="54"/>
      <w:bookmarkEnd w:id="55"/>
    </w:p>
    <w:p w14:paraId="4D4F252B" w14:textId="0A7E2262" w:rsidR="008D6EA2" w:rsidRDefault="008D6EA2" w:rsidP="008D6EA2">
      <w:pPr>
        <w:rPr>
          <w:lang w:val="en-US"/>
        </w:rPr>
      </w:pPr>
    </w:p>
    <w:p w14:paraId="23F9C4DF" w14:textId="60B809AB" w:rsidR="00AC1DC3" w:rsidRPr="008F5C64" w:rsidRDefault="00E7354D" w:rsidP="008F5C64">
      <w:pPr>
        <w:spacing w:line="276" w:lineRule="auto"/>
        <w:jc w:val="both"/>
        <w:rPr>
          <w:rFonts w:ascii="Arial" w:hAnsi="Arial" w:cs="Arial"/>
        </w:rPr>
      </w:pPr>
      <w:r w:rsidRPr="008F5C64">
        <w:rPr>
          <w:rFonts w:ascii="Arial" w:hAnsi="Arial" w:cs="Arial"/>
        </w:rPr>
        <w:t xml:space="preserve">The data collected must be statistically </w:t>
      </w:r>
      <w:r w:rsidR="008954C9" w:rsidRPr="008F5C64">
        <w:rPr>
          <w:rFonts w:ascii="Arial" w:hAnsi="Arial" w:cs="Arial"/>
        </w:rPr>
        <w:t>analysed</w:t>
      </w:r>
      <w:r w:rsidRPr="008F5C64">
        <w:rPr>
          <w:rFonts w:ascii="Arial" w:hAnsi="Arial" w:cs="Arial"/>
        </w:rPr>
        <w:t xml:space="preserve"> to confirm whether the results are statistically significant. This will require some form of non-parametric testing</w:t>
      </w:r>
      <w:r w:rsidR="00EA3791" w:rsidRPr="008F5C64">
        <w:rPr>
          <w:rFonts w:ascii="Arial" w:hAnsi="Arial" w:cs="Arial"/>
        </w:rPr>
        <w:t>.</w:t>
      </w:r>
    </w:p>
    <w:p w14:paraId="5908FB02" w14:textId="495A10A6" w:rsidR="00114BCA" w:rsidRDefault="00114BCA" w:rsidP="001A75CF">
      <w:pPr>
        <w:rPr>
          <w:lang w:val="en-US"/>
        </w:rPr>
      </w:pPr>
    </w:p>
    <w:p w14:paraId="1F3D7D12" w14:textId="77777777" w:rsidR="006B2C43" w:rsidRPr="001A75CF" w:rsidRDefault="006B2C43" w:rsidP="001A75CF">
      <w:pPr>
        <w:rPr>
          <w:lang w:val="en-US"/>
        </w:rPr>
      </w:pPr>
    </w:p>
    <w:p w14:paraId="1D1E7953" w14:textId="61BD7CAE" w:rsidR="00DD31D2" w:rsidRDefault="00DD31D2" w:rsidP="00F3154A">
      <w:pPr>
        <w:pStyle w:val="Heading2"/>
        <w:rPr>
          <w:lang w:val="en-US"/>
        </w:rPr>
      </w:pPr>
      <w:bookmarkStart w:id="56" w:name="_Toc112784122"/>
      <w:bookmarkStart w:id="57" w:name="_Toc113560257"/>
      <w:r>
        <w:rPr>
          <w:lang w:val="en-US"/>
        </w:rPr>
        <w:t>4.</w:t>
      </w:r>
      <w:r w:rsidR="006B2C43">
        <w:rPr>
          <w:lang w:val="en-US"/>
        </w:rPr>
        <w:t>2</w:t>
      </w:r>
      <w:r>
        <w:rPr>
          <w:lang w:val="en-US"/>
        </w:rPr>
        <w:t xml:space="preserve"> Development </w:t>
      </w:r>
      <w:bookmarkEnd w:id="56"/>
      <w:r w:rsidR="007445A9">
        <w:rPr>
          <w:lang w:val="en-US"/>
        </w:rPr>
        <w:t>Methodology</w:t>
      </w:r>
      <w:bookmarkEnd w:id="57"/>
    </w:p>
    <w:p w14:paraId="59EB39DD" w14:textId="3D650171" w:rsidR="00E7354D" w:rsidRDefault="00E7354D" w:rsidP="00E7354D">
      <w:pPr>
        <w:rPr>
          <w:lang w:val="en-US"/>
        </w:rPr>
      </w:pPr>
    </w:p>
    <w:p w14:paraId="66F52AE8" w14:textId="0EFF12A4" w:rsidR="007445A9" w:rsidRPr="008F5C64" w:rsidRDefault="00FC60D2" w:rsidP="008F5C64">
      <w:pPr>
        <w:spacing w:line="276" w:lineRule="auto"/>
        <w:jc w:val="both"/>
        <w:rPr>
          <w:rFonts w:ascii="Arial" w:hAnsi="Arial" w:cs="Arial"/>
        </w:rPr>
      </w:pPr>
      <w:r w:rsidRPr="008F5C64">
        <w:rPr>
          <w:rFonts w:ascii="Arial" w:hAnsi="Arial" w:cs="Arial"/>
        </w:rPr>
        <w:t>For this part of the Design section, inspiration was drawn from the Information Systems module as part of the MSc Computer Science, specifically from the textbook ‘System</w:t>
      </w:r>
      <w:r w:rsidR="00A44804" w:rsidRPr="008F5C64">
        <w:rPr>
          <w:rFonts w:ascii="Arial" w:hAnsi="Arial" w:cs="Arial"/>
        </w:rPr>
        <w:t xml:space="preserve"> </w:t>
      </w:r>
      <w:r w:rsidRPr="008F5C64">
        <w:rPr>
          <w:rFonts w:ascii="Arial" w:hAnsi="Arial" w:cs="Arial"/>
        </w:rPr>
        <w:t xml:space="preserve">Analysis and Design with UML’ by Dennis, Wixom and Tegarden. </w:t>
      </w:r>
      <w:r w:rsidR="007445A9" w:rsidRPr="008F5C64">
        <w:rPr>
          <w:rFonts w:ascii="Arial" w:hAnsi="Arial" w:cs="Arial"/>
        </w:rPr>
        <w:t>An agile methodology will be used for the development of this project. Although the work will be carried out by a single developer, the benefits of an iterative development approach are still tangible</w:t>
      </w:r>
      <w:r w:rsidR="00A44804" w:rsidRPr="008F5C64">
        <w:rPr>
          <w:rFonts w:ascii="Arial" w:hAnsi="Arial" w:cs="Arial"/>
        </w:rPr>
        <w:t xml:space="preserve"> (Dennis et al., 2015)</w:t>
      </w:r>
      <w:r w:rsidR="007445A9" w:rsidRPr="008F5C64">
        <w:rPr>
          <w:rFonts w:ascii="Arial" w:hAnsi="Arial" w:cs="Arial"/>
        </w:rPr>
        <w:t>.</w:t>
      </w:r>
      <w:r w:rsidR="00A44804" w:rsidRPr="008F5C64">
        <w:rPr>
          <w:rFonts w:ascii="Arial" w:hAnsi="Arial" w:cs="Arial"/>
        </w:rPr>
        <w:t xml:space="preserve"> </w:t>
      </w:r>
      <w:r w:rsidR="00075E00" w:rsidRPr="008F5C64">
        <w:rPr>
          <w:rFonts w:ascii="Arial" w:hAnsi="Arial" w:cs="Arial"/>
        </w:rPr>
        <w:t>The main reasons for choosing this approach are:</w:t>
      </w:r>
    </w:p>
    <w:p w14:paraId="0E379462" w14:textId="77777777" w:rsidR="00075E00" w:rsidRPr="008F5C64" w:rsidRDefault="00075E00" w:rsidP="008F5C64">
      <w:pPr>
        <w:spacing w:line="276" w:lineRule="auto"/>
        <w:jc w:val="both"/>
        <w:rPr>
          <w:rFonts w:ascii="Arial" w:hAnsi="Arial" w:cs="Arial"/>
        </w:rPr>
      </w:pPr>
    </w:p>
    <w:p w14:paraId="62DABAD4" w14:textId="075DD7DD"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 xml:space="preserve">Software is delivered early and continuously </w:t>
      </w:r>
      <w:r w:rsidR="00B720F8" w:rsidRPr="008F5C64">
        <w:rPr>
          <w:rFonts w:ascii="Arial" w:hAnsi="Arial" w:cs="Arial"/>
        </w:rPr>
        <w:t>during</w:t>
      </w:r>
      <w:r w:rsidRPr="008F5C64">
        <w:rPr>
          <w:rFonts w:ascii="Arial" w:hAnsi="Arial" w:cs="Arial"/>
        </w:rPr>
        <w:t xml:space="preserve"> the development process,</w:t>
      </w:r>
    </w:p>
    <w:p w14:paraId="15A416EE" w14:textId="61632D85"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Changing requirements are embraced regardless of when they occur, and</w:t>
      </w:r>
    </w:p>
    <w:p w14:paraId="203817C9" w14:textId="50F4EE53"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Avoid</w:t>
      </w:r>
      <w:r w:rsidR="00B720F8" w:rsidRPr="008F5C64">
        <w:rPr>
          <w:rFonts w:ascii="Arial" w:hAnsi="Arial" w:cs="Arial"/>
        </w:rPr>
        <w:t>ing</w:t>
      </w:r>
      <w:r w:rsidRPr="008F5C64">
        <w:rPr>
          <w:rFonts w:ascii="Arial" w:hAnsi="Arial" w:cs="Arial"/>
        </w:rPr>
        <w:t xml:space="preserve"> unnecessary work (compared to other methodologies).</w:t>
      </w:r>
    </w:p>
    <w:p w14:paraId="64C6268C" w14:textId="75629EB8" w:rsidR="00075E00" w:rsidRPr="008F5C64" w:rsidRDefault="00075E00" w:rsidP="008F5C64">
      <w:pPr>
        <w:spacing w:line="276" w:lineRule="auto"/>
        <w:jc w:val="both"/>
        <w:rPr>
          <w:rFonts w:ascii="Arial" w:hAnsi="Arial" w:cs="Arial"/>
        </w:rPr>
      </w:pPr>
    </w:p>
    <w:p w14:paraId="1F9539DF" w14:textId="5DCC96FA" w:rsidR="00DF5F23" w:rsidRPr="008F5C64" w:rsidRDefault="00FB58FF" w:rsidP="008F5C64">
      <w:pPr>
        <w:spacing w:line="276" w:lineRule="auto"/>
        <w:jc w:val="both"/>
        <w:rPr>
          <w:rFonts w:ascii="Arial" w:hAnsi="Arial" w:cs="Arial"/>
        </w:rPr>
      </w:pPr>
      <w:r w:rsidRPr="008F5C64">
        <w:rPr>
          <w:rFonts w:ascii="Arial" w:hAnsi="Arial" w:cs="Arial"/>
        </w:rPr>
        <w:t>For the management of the workflow and task tracking,</w:t>
      </w:r>
      <w:r w:rsidR="00C06B3C" w:rsidRPr="008F5C64">
        <w:rPr>
          <w:rFonts w:ascii="Arial" w:hAnsi="Arial" w:cs="Arial"/>
        </w:rPr>
        <w:t xml:space="preserve"> </w:t>
      </w:r>
      <w:r w:rsidRPr="008F5C64">
        <w:rPr>
          <w:rFonts w:ascii="Arial" w:hAnsi="Arial" w:cs="Arial"/>
        </w:rPr>
        <w:t xml:space="preserve">Trello was used. </w:t>
      </w:r>
      <w:r w:rsidR="00C06B3C" w:rsidRPr="008F5C64">
        <w:rPr>
          <w:rFonts w:ascii="Arial" w:hAnsi="Arial" w:cs="Arial"/>
        </w:rPr>
        <w:t xml:space="preserve">The Trello board contained all the tasks that needed to be completed throughout the project in the form of tickets. Each ticket would have a label and a short description. Even though, some of these actions might have been redundant in a one-person team, it is best to adopt good design practice from </w:t>
      </w:r>
      <w:r w:rsidR="000B0D81">
        <w:rPr>
          <w:rFonts w:ascii="Arial" w:hAnsi="Arial" w:cs="Arial"/>
        </w:rPr>
        <w:t>an early stage</w:t>
      </w:r>
      <w:r w:rsidR="0026193B" w:rsidRPr="008F5C64">
        <w:rPr>
          <w:rFonts w:ascii="Arial" w:hAnsi="Arial" w:cs="Arial"/>
        </w:rPr>
        <w:t xml:space="preserve">. The following figures show how </w:t>
      </w:r>
      <w:r w:rsidR="00974148" w:rsidRPr="008F5C64">
        <w:rPr>
          <w:rFonts w:ascii="Arial" w:hAnsi="Arial" w:cs="Arial"/>
        </w:rPr>
        <w:t>Trello,</w:t>
      </w:r>
      <w:r w:rsidR="0026193B" w:rsidRPr="008F5C64">
        <w:rPr>
          <w:rFonts w:ascii="Arial" w:hAnsi="Arial" w:cs="Arial"/>
        </w:rPr>
        <w:t xml:space="preserve"> and </w:t>
      </w:r>
      <w:r w:rsidR="008663EA" w:rsidRPr="008F5C64">
        <w:rPr>
          <w:rFonts w:ascii="Arial" w:hAnsi="Arial" w:cs="Arial"/>
        </w:rPr>
        <w:t xml:space="preserve">its functionalities </w:t>
      </w:r>
      <w:r w:rsidR="0026193B" w:rsidRPr="008F5C64">
        <w:rPr>
          <w:rFonts w:ascii="Arial" w:hAnsi="Arial" w:cs="Arial"/>
        </w:rPr>
        <w:t xml:space="preserve">were </w:t>
      </w:r>
      <w:r w:rsidR="008663EA" w:rsidRPr="008F5C64">
        <w:rPr>
          <w:rFonts w:ascii="Arial" w:hAnsi="Arial" w:cs="Arial"/>
        </w:rPr>
        <w:t>used</w:t>
      </w:r>
      <w:r w:rsidR="0026193B" w:rsidRPr="008F5C64">
        <w:rPr>
          <w:rFonts w:ascii="Arial" w:hAnsi="Arial" w:cs="Arial"/>
        </w:rPr>
        <w:t>.</w:t>
      </w:r>
    </w:p>
    <w:p w14:paraId="23C98470" w14:textId="2994A0E5" w:rsidR="00FB58FF" w:rsidRDefault="0026193B" w:rsidP="00FB58FF">
      <w:pPr>
        <w:keepNext/>
        <w:jc w:val="center"/>
      </w:pPr>
      <w:r>
        <w:rPr>
          <w:noProof/>
          <w:lang w:val="en-US"/>
        </w:rPr>
        <w:lastRenderedPageBreak/>
        <w:drawing>
          <wp:inline distT="0" distB="0" distL="0" distR="0" wp14:anchorId="50A5B1B0" wp14:editId="62B0896A">
            <wp:extent cx="572389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1876425"/>
                    </a:xfrm>
                    <a:prstGeom prst="rect">
                      <a:avLst/>
                    </a:prstGeom>
                    <a:noFill/>
                    <a:ln>
                      <a:noFill/>
                    </a:ln>
                  </pic:spPr>
                </pic:pic>
              </a:graphicData>
            </a:graphic>
          </wp:inline>
        </w:drawing>
      </w:r>
    </w:p>
    <w:p w14:paraId="3F98A234" w14:textId="757A6DF9" w:rsidR="006B2C43" w:rsidRDefault="00FB58FF" w:rsidP="00C06B3C">
      <w:pPr>
        <w:pStyle w:val="Caption"/>
        <w:jc w:val="center"/>
        <w:rPr>
          <w:color w:val="auto"/>
        </w:rPr>
      </w:pPr>
      <w:r w:rsidRPr="008F5C64">
        <w:rPr>
          <w:rFonts w:ascii="Arial" w:hAnsi="Arial" w:cs="Arial"/>
          <w:color w:val="auto"/>
        </w:rPr>
        <w:t xml:space="preserve">Figure </w:t>
      </w:r>
      <w:r w:rsidR="0085400E" w:rsidRPr="008F5C64">
        <w:rPr>
          <w:rFonts w:ascii="Arial" w:hAnsi="Arial" w:cs="Arial"/>
          <w:color w:val="auto"/>
        </w:rPr>
        <w:t>5</w:t>
      </w:r>
      <w:r w:rsidRPr="008F5C64">
        <w:rPr>
          <w:rFonts w:ascii="Arial" w:hAnsi="Arial" w:cs="Arial"/>
          <w:color w:val="auto"/>
        </w:rPr>
        <w:t>. A snapshot of the Trello board during the development process.</w:t>
      </w:r>
    </w:p>
    <w:p w14:paraId="058B5E6C" w14:textId="77777777" w:rsidR="00DF5F23" w:rsidRDefault="00DF5F23" w:rsidP="00DF5F23">
      <w:pPr>
        <w:jc w:val="center"/>
      </w:pPr>
      <w:r>
        <w:rPr>
          <w:noProof/>
          <w:lang w:val="en-US"/>
        </w:rPr>
        <w:drawing>
          <wp:inline distT="0" distB="0" distL="0" distR="0" wp14:anchorId="1F7DBA5C" wp14:editId="3563212E">
            <wp:extent cx="2456815" cy="1772920"/>
            <wp:effectExtent l="0" t="0" r="63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15" cy="1772920"/>
                    </a:xfrm>
                    <a:prstGeom prst="rect">
                      <a:avLst/>
                    </a:prstGeom>
                    <a:noFill/>
                    <a:ln>
                      <a:noFill/>
                    </a:ln>
                  </pic:spPr>
                </pic:pic>
              </a:graphicData>
            </a:graphic>
          </wp:inline>
        </w:drawing>
      </w:r>
    </w:p>
    <w:p w14:paraId="74E27FD5" w14:textId="667E4ECC" w:rsidR="00DF5F23" w:rsidRPr="008F5C64" w:rsidRDefault="00DF5F23" w:rsidP="00DF5F23">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6</w:t>
      </w:r>
      <w:r w:rsidRPr="008F5C64">
        <w:rPr>
          <w:rFonts w:ascii="Arial" w:hAnsi="Arial" w:cs="Arial"/>
          <w:color w:val="auto"/>
        </w:rPr>
        <w:t>. Labels that were used for categorising tickets.</w:t>
      </w:r>
    </w:p>
    <w:p w14:paraId="6359C299" w14:textId="77777777" w:rsidR="00DF5F23" w:rsidRPr="00DF5F23" w:rsidRDefault="00DF5F23" w:rsidP="00DF5F23"/>
    <w:p w14:paraId="3A82BF3D" w14:textId="77777777" w:rsidR="00FB58FF" w:rsidRPr="003054BD" w:rsidRDefault="00BC3379" w:rsidP="00FB58FF">
      <w:pPr>
        <w:keepNext/>
        <w:jc w:val="center"/>
      </w:pPr>
      <w:r w:rsidRPr="003054BD">
        <w:rPr>
          <w:noProof/>
          <w:lang w:val="en-US"/>
        </w:rPr>
        <w:drawing>
          <wp:inline distT="0" distB="0" distL="0" distR="0" wp14:anchorId="073EAB57" wp14:editId="73524316">
            <wp:extent cx="5725160" cy="14071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547F8949" w14:textId="56D3D65D" w:rsidR="00BC3379" w:rsidRPr="008F5C64" w:rsidRDefault="00FB58FF" w:rsidP="005F6D68">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7</w:t>
      </w:r>
      <w:r w:rsidRPr="008F5C64">
        <w:rPr>
          <w:rFonts w:ascii="Arial" w:hAnsi="Arial" w:cs="Arial"/>
          <w:color w:val="auto"/>
        </w:rPr>
        <w:t>. An example of how changing requirements were introduced in the project using the appropriate tickets.</w:t>
      </w:r>
    </w:p>
    <w:p w14:paraId="65B41D5C" w14:textId="4ADB21CB" w:rsidR="005F6D68" w:rsidRPr="008F5C64" w:rsidRDefault="00B720F8" w:rsidP="008F5C64">
      <w:pPr>
        <w:spacing w:line="276" w:lineRule="auto"/>
        <w:jc w:val="both"/>
        <w:rPr>
          <w:rFonts w:ascii="Arial" w:hAnsi="Arial" w:cs="Arial"/>
        </w:rPr>
      </w:pPr>
      <w:r w:rsidRPr="008F5C64">
        <w:rPr>
          <w:rFonts w:ascii="Arial" w:hAnsi="Arial" w:cs="Arial"/>
        </w:rPr>
        <w:t xml:space="preserve">The development process was organised in </w:t>
      </w:r>
      <w:r w:rsidR="00287E1D" w:rsidRPr="008F5C64">
        <w:rPr>
          <w:rFonts w:ascii="Arial" w:hAnsi="Arial" w:cs="Arial"/>
        </w:rPr>
        <w:t>bi</w:t>
      </w:r>
      <w:r w:rsidRPr="008F5C64">
        <w:rPr>
          <w:rFonts w:ascii="Arial" w:hAnsi="Arial" w:cs="Arial"/>
        </w:rPr>
        <w:t xml:space="preserve">weekly sprints with a retrospective meeting every </w:t>
      </w:r>
      <w:r w:rsidR="00287E1D" w:rsidRPr="008F5C64">
        <w:rPr>
          <w:rFonts w:ascii="Arial" w:hAnsi="Arial" w:cs="Arial"/>
        </w:rPr>
        <w:t xml:space="preserve">second </w:t>
      </w:r>
      <w:r w:rsidRPr="008F5C64">
        <w:rPr>
          <w:rFonts w:ascii="Arial" w:hAnsi="Arial" w:cs="Arial"/>
        </w:rPr>
        <w:t>Thursday evening</w:t>
      </w:r>
      <w:r w:rsidR="00287E1D" w:rsidRPr="008F5C64">
        <w:rPr>
          <w:rFonts w:ascii="Arial" w:hAnsi="Arial" w:cs="Arial"/>
        </w:rPr>
        <w:t>. During these meetings, notes were checked on what went right, what could have gone better (e.g., saving time), and setting the course, tasks and aim for the following sprint.</w:t>
      </w:r>
    </w:p>
    <w:p w14:paraId="1589BA0E" w14:textId="77777777" w:rsidR="00B720F8" w:rsidRPr="005F6D68" w:rsidRDefault="00B720F8" w:rsidP="005F6D68"/>
    <w:p w14:paraId="5AB1C243" w14:textId="36B1366F" w:rsidR="0036321F" w:rsidRDefault="00215D0D" w:rsidP="00F3154A">
      <w:pPr>
        <w:pStyle w:val="Heading2"/>
        <w:rPr>
          <w:lang w:val="en-US"/>
        </w:rPr>
      </w:pPr>
      <w:bookmarkStart w:id="58" w:name="_Toc112784123"/>
      <w:bookmarkStart w:id="59" w:name="_Toc113560258"/>
      <w:r>
        <w:rPr>
          <w:lang w:val="en-US"/>
        </w:rPr>
        <w:t>4.</w:t>
      </w:r>
      <w:r w:rsidR="006B2C43">
        <w:rPr>
          <w:lang w:val="en-US"/>
        </w:rPr>
        <w:t>3</w:t>
      </w:r>
      <w:r>
        <w:rPr>
          <w:lang w:val="en-US"/>
        </w:rPr>
        <w:t xml:space="preserve"> UML class </w:t>
      </w:r>
      <w:r w:rsidR="00A07FDA">
        <w:rPr>
          <w:lang w:val="en-US"/>
        </w:rPr>
        <w:t xml:space="preserve">and activity </w:t>
      </w:r>
      <w:r w:rsidR="0036321F">
        <w:rPr>
          <w:lang w:val="en-US"/>
        </w:rPr>
        <w:t>diagram</w:t>
      </w:r>
      <w:bookmarkEnd w:id="58"/>
      <w:r w:rsidR="001F4F37">
        <w:rPr>
          <w:lang w:val="en-US"/>
        </w:rPr>
        <w:t>s</w:t>
      </w:r>
      <w:bookmarkEnd w:id="59"/>
    </w:p>
    <w:p w14:paraId="478213A5" w14:textId="38CACDD0" w:rsidR="005F6D68" w:rsidRDefault="005F6D68" w:rsidP="005F6D68">
      <w:pPr>
        <w:rPr>
          <w:lang w:val="en-US"/>
        </w:rPr>
      </w:pPr>
    </w:p>
    <w:p w14:paraId="5746709D" w14:textId="0EC17BD1" w:rsidR="005A4DF7" w:rsidRPr="008F5C64" w:rsidRDefault="005A4DF7" w:rsidP="008F5C64">
      <w:pPr>
        <w:spacing w:line="276" w:lineRule="auto"/>
        <w:jc w:val="both"/>
        <w:rPr>
          <w:rFonts w:ascii="Arial" w:hAnsi="Arial" w:cs="Arial"/>
          <w:lang w:val="en-US"/>
        </w:rPr>
      </w:pPr>
      <w:r w:rsidRPr="008F5C64">
        <w:rPr>
          <w:rFonts w:ascii="Arial" w:hAnsi="Arial" w:cs="Arial"/>
          <w:lang w:val="en-US"/>
        </w:rPr>
        <w:t>In this section, the Unified Modeling Language (UML) will be used to depict the relationship between the classes/objects of the algorithm, as well as an activity diagram including all the steps of a single run of the algorithm. At this point it is worth mentioning that each algorithmic run consists of three sub-runs, one for each crossover operator.</w:t>
      </w:r>
    </w:p>
    <w:p w14:paraId="76BCBADC" w14:textId="77777777" w:rsidR="005A4DF7" w:rsidRPr="008F5C64" w:rsidRDefault="005A4DF7" w:rsidP="008F5C64">
      <w:pPr>
        <w:spacing w:line="276" w:lineRule="auto"/>
        <w:rPr>
          <w:rFonts w:ascii="Arial" w:hAnsi="Arial" w:cs="Arial"/>
          <w:lang w:val="en-US"/>
        </w:rPr>
      </w:pPr>
    </w:p>
    <w:p w14:paraId="63A95FE2" w14:textId="71CAE414" w:rsidR="005F6D68" w:rsidRPr="008F5C64" w:rsidRDefault="005A4DF7" w:rsidP="008F5C64">
      <w:pPr>
        <w:spacing w:line="276" w:lineRule="auto"/>
        <w:jc w:val="both"/>
        <w:rPr>
          <w:rFonts w:ascii="Arial" w:hAnsi="Arial" w:cs="Arial"/>
          <w:lang w:val="en-US"/>
        </w:rPr>
      </w:pPr>
      <w:r w:rsidRPr="008F5C64">
        <w:rPr>
          <w:rFonts w:ascii="Arial" w:hAnsi="Arial" w:cs="Arial"/>
          <w:lang w:val="en-US"/>
        </w:rPr>
        <w:lastRenderedPageBreak/>
        <w:t>As mentioned in the previous section, d</w:t>
      </w:r>
      <w:r w:rsidR="00513E21" w:rsidRPr="008F5C64">
        <w:rPr>
          <w:rFonts w:ascii="Arial" w:hAnsi="Arial" w:cs="Arial"/>
          <w:lang w:val="en-US"/>
        </w:rPr>
        <w:t xml:space="preserve">ue to adopting an iterative (Agile) methodology for the development of this project, </w:t>
      </w:r>
      <w:r w:rsidRPr="008F5C64">
        <w:rPr>
          <w:rFonts w:ascii="Arial" w:hAnsi="Arial" w:cs="Arial"/>
          <w:lang w:val="en-US"/>
        </w:rPr>
        <w:t xml:space="preserve">changes throughout the process are welcome and must be accommodated. Inevitably, </w:t>
      </w:r>
      <w:r w:rsidR="00513E21" w:rsidRPr="008F5C64">
        <w:rPr>
          <w:rFonts w:ascii="Arial" w:hAnsi="Arial" w:cs="Arial"/>
          <w:lang w:val="en-US"/>
        </w:rPr>
        <w:t>many</w:t>
      </w:r>
      <w:r w:rsidRPr="008F5C64">
        <w:rPr>
          <w:rFonts w:ascii="Arial" w:hAnsi="Arial" w:cs="Arial"/>
          <w:lang w:val="en-US"/>
        </w:rPr>
        <w:t xml:space="preserve"> class</w:t>
      </w:r>
      <w:r w:rsidR="00513E21" w:rsidRPr="008F5C64">
        <w:rPr>
          <w:rFonts w:ascii="Arial" w:hAnsi="Arial" w:cs="Arial"/>
          <w:lang w:val="en-US"/>
        </w:rPr>
        <w:t xml:space="preserve"> diagrams have been </w:t>
      </w:r>
      <w:r w:rsidRPr="008F5C64">
        <w:rPr>
          <w:rFonts w:ascii="Arial" w:hAnsi="Arial" w:cs="Arial"/>
          <w:lang w:val="en-US"/>
        </w:rPr>
        <w:t>sketched</w:t>
      </w:r>
      <w:r w:rsidR="00513E21" w:rsidRPr="008F5C64">
        <w:rPr>
          <w:rFonts w:ascii="Arial" w:hAnsi="Arial" w:cs="Arial"/>
          <w:lang w:val="en-US"/>
        </w:rPr>
        <w:t>. In the following figures, the initial and the last class diagrams can be seen.</w:t>
      </w:r>
    </w:p>
    <w:p w14:paraId="024E4492" w14:textId="77777777" w:rsidR="00D87FFA" w:rsidRDefault="00D87FFA" w:rsidP="001C1439">
      <w:pPr>
        <w:jc w:val="both"/>
        <w:rPr>
          <w:rFonts w:eastAsiaTheme="majorEastAsia" w:cstheme="minorHAnsi"/>
          <w:b/>
          <w:bCs/>
          <w:lang w:val="en-US"/>
        </w:rPr>
      </w:pPr>
    </w:p>
    <w:p w14:paraId="18B5A2B8" w14:textId="77777777" w:rsidR="006A01D8" w:rsidRDefault="006A01D8" w:rsidP="006A01D8">
      <w:pPr>
        <w:keepNext/>
        <w:jc w:val="both"/>
      </w:pPr>
      <w:r>
        <w:rPr>
          <w:rFonts w:ascii="Calibri" w:hAnsi="Calibri" w:cs="Calibri"/>
          <w:noProof/>
        </w:rPr>
        <w:drawing>
          <wp:inline distT="0" distB="0" distL="0" distR="0" wp14:anchorId="3EA0FF84" wp14:editId="30B87644">
            <wp:extent cx="5727700" cy="3810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810000"/>
                    </a:xfrm>
                    <a:prstGeom prst="rect">
                      <a:avLst/>
                    </a:prstGeom>
                    <a:noFill/>
                    <a:ln>
                      <a:noFill/>
                    </a:ln>
                  </pic:spPr>
                </pic:pic>
              </a:graphicData>
            </a:graphic>
          </wp:inline>
        </w:drawing>
      </w:r>
    </w:p>
    <w:p w14:paraId="5CCFC50C" w14:textId="281B2167" w:rsidR="006D0ABB" w:rsidRPr="008F5C64" w:rsidRDefault="006A01D8" w:rsidP="006A01D8">
      <w:pPr>
        <w:pStyle w:val="Caption"/>
        <w:jc w:val="center"/>
        <w:rPr>
          <w:rFonts w:ascii="Arial" w:eastAsiaTheme="majorEastAsia" w:hAnsi="Arial" w:cs="Arial"/>
          <w:b/>
          <w:bCs/>
          <w:color w:val="auto"/>
          <w:lang w:val="en-US"/>
        </w:rPr>
      </w:pPr>
      <w:r w:rsidRPr="008F5C64">
        <w:rPr>
          <w:rFonts w:ascii="Arial" w:hAnsi="Arial" w:cs="Arial"/>
          <w:color w:val="auto"/>
        </w:rPr>
        <w:t xml:space="preserve">Figure </w:t>
      </w:r>
      <w:r w:rsidR="0085400E" w:rsidRPr="008F5C64">
        <w:rPr>
          <w:rFonts w:ascii="Arial" w:hAnsi="Arial" w:cs="Arial"/>
          <w:color w:val="auto"/>
        </w:rPr>
        <w:t>8</w:t>
      </w:r>
      <w:r w:rsidRPr="008F5C64">
        <w:rPr>
          <w:rFonts w:ascii="Arial" w:hAnsi="Arial" w:cs="Arial"/>
          <w:color w:val="auto"/>
        </w:rPr>
        <w:t>. Initial UML class diagram.</w:t>
      </w:r>
    </w:p>
    <w:p w14:paraId="4D14D95E" w14:textId="77777777" w:rsidR="006B2C43" w:rsidRDefault="006B2C43" w:rsidP="001C1439">
      <w:pPr>
        <w:jc w:val="both"/>
        <w:rPr>
          <w:rFonts w:ascii="Calibri" w:hAnsi="Calibri" w:cs="Calibri"/>
          <w:b/>
          <w:bCs/>
          <w:sz w:val="28"/>
          <w:szCs w:val="28"/>
        </w:rPr>
      </w:pPr>
    </w:p>
    <w:p w14:paraId="7871A224" w14:textId="77777777" w:rsidR="006A01D8" w:rsidRDefault="006A01D8" w:rsidP="006A01D8">
      <w:pPr>
        <w:keepNext/>
        <w:jc w:val="both"/>
      </w:pPr>
      <w:r>
        <w:rPr>
          <w:rFonts w:eastAsiaTheme="majorEastAsia" w:cstheme="minorHAnsi"/>
          <w:b/>
          <w:bCs/>
          <w:noProof/>
          <w:lang w:val="en-US"/>
        </w:rPr>
        <w:lastRenderedPageBreak/>
        <w:drawing>
          <wp:inline distT="0" distB="0" distL="0" distR="0" wp14:anchorId="2BDD5E3E" wp14:editId="66754497">
            <wp:extent cx="5727700" cy="3556000"/>
            <wp:effectExtent l="0" t="0" r="635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56000"/>
                    </a:xfrm>
                    <a:prstGeom prst="rect">
                      <a:avLst/>
                    </a:prstGeom>
                    <a:noFill/>
                    <a:ln>
                      <a:noFill/>
                    </a:ln>
                  </pic:spPr>
                </pic:pic>
              </a:graphicData>
            </a:graphic>
          </wp:inline>
        </w:drawing>
      </w:r>
    </w:p>
    <w:p w14:paraId="470E2CCB" w14:textId="49B23119" w:rsidR="006B2C43" w:rsidRPr="008F5C64" w:rsidRDefault="006A01D8" w:rsidP="006A01D8">
      <w:pPr>
        <w:pStyle w:val="Caption"/>
        <w:jc w:val="center"/>
        <w:rPr>
          <w:rFonts w:ascii="Arial" w:hAnsi="Arial" w:cs="Arial"/>
        </w:rPr>
      </w:pPr>
      <w:r w:rsidRPr="008F5C64">
        <w:rPr>
          <w:rFonts w:ascii="Arial" w:hAnsi="Arial" w:cs="Arial"/>
          <w:color w:val="auto"/>
        </w:rPr>
        <w:t xml:space="preserve">Figure </w:t>
      </w:r>
      <w:r w:rsidR="0085400E" w:rsidRPr="008F5C64">
        <w:rPr>
          <w:rFonts w:ascii="Arial" w:hAnsi="Arial" w:cs="Arial"/>
          <w:color w:val="auto"/>
        </w:rPr>
        <w:t>9</w:t>
      </w:r>
      <w:r w:rsidRPr="008F5C64">
        <w:rPr>
          <w:rFonts w:ascii="Arial" w:hAnsi="Arial" w:cs="Arial"/>
          <w:color w:val="auto"/>
        </w:rPr>
        <w:t>. Final UML class diagram</w:t>
      </w:r>
      <w:r w:rsidRPr="008F5C64">
        <w:rPr>
          <w:rFonts w:ascii="Arial" w:hAnsi="Arial" w:cs="Arial"/>
        </w:rPr>
        <w:t>.</w:t>
      </w:r>
    </w:p>
    <w:p w14:paraId="70247975" w14:textId="7FEB216D" w:rsidR="006A01D8" w:rsidRPr="008F5C64" w:rsidRDefault="00BD3471" w:rsidP="008F5C64">
      <w:pPr>
        <w:spacing w:line="276" w:lineRule="auto"/>
        <w:jc w:val="both"/>
        <w:rPr>
          <w:rFonts w:ascii="Arial" w:hAnsi="Arial" w:cs="Arial"/>
        </w:rPr>
      </w:pPr>
      <w:r w:rsidRPr="008F5C64">
        <w:rPr>
          <w:rFonts w:ascii="Arial" w:hAnsi="Arial" w:cs="Arial"/>
        </w:rPr>
        <w:t xml:space="preserve">From these figures it is </w:t>
      </w:r>
      <w:r w:rsidR="00E53CEC" w:rsidRPr="008F5C64">
        <w:rPr>
          <w:rFonts w:ascii="Arial" w:hAnsi="Arial" w:cs="Arial"/>
        </w:rPr>
        <w:t>evident</w:t>
      </w:r>
      <w:r w:rsidRPr="008F5C64">
        <w:rPr>
          <w:rFonts w:ascii="Arial" w:hAnsi="Arial" w:cs="Arial"/>
        </w:rPr>
        <w:t xml:space="preserve"> that new classes have been introduced during </w:t>
      </w:r>
      <w:r w:rsidR="00E53CEC" w:rsidRPr="008F5C64">
        <w:rPr>
          <w:rFonts w:ascii="Arial" w:hAnsi="Arial" w:cs="Arial"/>
        </w:rPr>
        <w:t>the development</w:t>
      </w:r>
      <w:r w:rsidRPr="008F5C64">
        <w:rPr>
          <w:rFonts w:ascii="Arial" w:hAnsi="Arial" w:cs="Arial"/>
        </w:rPr>
        <w:t xml:space="preserve"> process, other classes were changed, while </w:t>
      </w:r>
      <w:r w:rsidR="00527AD0" w:rsidRPr="008F5C64">
        <w:rPr>
          <w:rFonts w:ascii="Arial" w:hAnsi="Arial" w:cs="Arial"/>
        </w:rPr>
        <w:t>a few</w:t>
      </w:r>
      <w:r w:rsidRPr="008F5C64">
        <w:rPr>
          <w:rFonts w:ascii="Arial" w:hAnsi="Arial" w:cs="Arial"/>
        </w:rPr>
        <w:t xml:space="preserve"> classes were completely </w:t>
      </w:r>
      <w:r w:rsidR="0098419C" w:rsidRPr="008F5C64">
        <w:rPr>
          <w:rFonts w:ascii="Arial" w:hAnsi="Arial" w:cs="Arial"/>
        </w:rPr>
        <w:t>rebranded</w:t>
      </w:r>
      <w:r w:rsidRPr="008F5C64">
        <w:rPr>
          <w:rFonts w:ascii="Arial" w:hAnsi="Arial" w:cs="Arial"/>
        </w:rPr>
        <w:t xml:space="preserve"> or absorbed into existing classes. Thi</w:t>
      </w:r>
      <w:r w:rsidR="00527AD0" w:rsidRPr="008F5C64">
        <w:rPr>
          <w:rFonts w:ascii="Arial" w:hAnsi="Arial" w:cs="Arial"/>
        </w:rPr>
        <w:t>s confirms that an Agile approach</w:t>
      </w:r>
      <w:r w:rsidR="0093357F" w:rsidRPr="008F5C64">
        <w:rPr>
          <w:rFonts w:ascii="Arial" w:hAnsi="Arial" w:cs="Arial"/>
        </w:rPr>
        <w:t xml:space="preserve"> compliments the completion of this project.</w:t>
      </w:r>
      <w:r w:rsidR="00527AD0" w:rsidRPr="008F5C64">
        <w:rPr>
          <w:rFonts w:ascii="Arial" w:hAnsi="Arial" w:cs="Arial"/>
        </w:rPr>
        <w:t xml:space="preserve"> </w:t>
      </w:r>
    </w:p>
    <w:p w14:paraId="2068C86E" w14:textId="77777777" w:rsidR="00BD3471" w:rsidRPr="008F5C64" w:rsidRDefault="00BD3471" w:rsidP="008F5C64">
      <w:pPr>
        <w:spacing w:line="276" w:lineRule="auto"/>
        <w:jc w:val="both"/>
        <w:rPr>
          <w:rFonts w:ascii="Arial" w:hAnsi="Arial" w:cs="Arial"/>
        </w:rPr>
      </w:pPr>
    </w:p>
    <w:p w14:paraId="3C67B185" w14:textId="48B6FDF8" w:rsidR="006A01D8" w:rsidRPr="008F5C64" w:rsidRDefault="006A01D8" w:rsidP="008F5C64">
      <w:pPr>
        <w:spacing w:line="276" w:lineRule="auto"/>
        <w:jc w:val="both"/>
        <w:rPr>
          <w:rFonts w:ascii="Arial" w:hAnsi="Arial" w:cs="Arial"/>
        </w:rPr>
      </w:pPr>
      <w:r w:rsidRPr="008F5C64">
        <w:rPr>
          <w:rFonts w:ascii="Arial" w:hAnsi="Arial" w:cs="Arial"/>
        </w:rPr>
        <w:t>As genetic algorithms can be complex and include many steps, the use of an activity diagram to augment the understanding of the processes included</w:t>
      </w:r>
      <w:r w:rsidR="002F4E10" w:rsidRPr="008F5C64">
        <w:rPr>
          <w:rFonts w:ascii="Arial" w:hAnsi="Arial" w:cs="Arial"/>
        </w:rPr>
        <w:t xml:space="preserve"> seemed reasonable. Moreover, as in most cases, the proposed algorithm contains steps and conditionals that are not always present in a genetic algorithm. Lastly, many researchers have used them for the depiction of their implementations, therefore it seemed fit to follow along those </w:t>
      </w:r>
      <w:r w:rsidR="00876C07" w:rsidRPr="008F5C64">
        <w:rPr>
          <w:rFonts w:ascii="Arial" w:hAnsi="Arial" w:cs="Arial"/>
        </w:rPr>
        <w:t>guidelines</w:t>
      </w:r>
      <w:r w:rsidR="002F4E10" w:rsidRPr="008F5C64">
        <w:rPr>
          <w:rFonts w:ascii="Arial" w:hAnsi="Arial" w:cs="Arial"/>
        </w:rPr>
        <w:t>.</w:t>
      </w:r>
    </w:p>
    <w:p w14:paraId="5F6EBDEF" w14:textId="77777777" w:rsidR="006A01D8" w:rsidRPr="006A01D8" w:rsidRDefault="006A01D8" w:rsidP="006A01D8"/>
    <w:p w14:paraId="7B6200AD" w14:textId="77777777" w:rsidR="004C4B4C" w:rsidRDefault="00432722" w:rsidP="004C4B4C">
      <w:pPr>
        <w:keepNext/>
        <w:jc w:val="both"/>
      </w:pPr>
      <w:r>
        <w:rPr>
          <w:noProof/>
          <w:lang w:val="en-US"/>
        </w:rPr>
        <w:lastRenderedPageBreak/>
        <w:drawing>
          <wp:inline distT="0" distB="0" distL="0" distR="0" wp14:anchorId="71434778" wp14:editId="3D19B3EA">
            <wp:extent cx="5725160" cy="5558155"/>
            <wp:effectExtent l="0" t="0" r="889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558155"/>
                    </a:xfrm>
                    <a:prstGeom prst="rect">
                      <a:avLst/>
                    </a:prstGeom>
                    <a:noFill/>
                    <a:ln>
                      <a:noFill/>
                    </a:ln>
                  </pic:spPr>
                </pic:pic>
              </a:graphicData>
            </a:graphic>
          </wp:inline>
        </w:drawing>
      </w:r>
    </w:p>
    <w:p w14:paraId="7B3D0315" w14:textId="04FE859E" w:rsidR="006B2C43" w:rsidRDefault="004C4B4C" w:rsidP="004C4B4C">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10</w:t>
      </w:r>
      <w:r w:rsidRPr="008F5C64">
        <w:rPr>
          <w:rFonts w:ascii="Arial" w:hAnsi="Arial" w:cs="Arial"/>
          <w:color w:val="auto"/>
        </w:rPr>
        <w:t>. The activity diagram depicting the steps/logic of the suggested genetic algorithm.</w:t>
      </w:r>
    </w:p>
    <w:p w14:paraId="3358A763" w14:textId="6B1A4226" w:rsidR="00974148" w:rsidRDefault="00974148" w:rsidP="00974148"/>
    <w:p w14:paraId="6968AD0E" w14:textId="25B2F45F" w:rsidR="00974148" w:rsidRDefault="00974148" w:rsidP="00974148"/>
    <w:p w14:paraId="5D55A1B3" w14:textId="358B1CA6" w:rsidR="00974148" w:rsidRDefault="00974148" w:rsidP="00974148"/>
    <w:p w14:paraId="34D6DFDA" w14:textId="19A1514B" w:rsidR="00974148" w:rsidRDefault="00974148" w:rsidP="00974148"/>
    <w:p w14:paraId="5CB86AE8" w14:textId="5EF1BBE6" w:rsidR="00974148" w:rsidRDefault="00974148" w:rsidP="00974148"/>
    <w:p w14:paraId="7AC252AC" w14:textId="724896C9" w:rsidR="00974148" w:rsidRDefault="00974148" w:rsidP="00974148"/>
    <w:p w14:paraId="65CD9DF8" w14:textId="474261A2" w:rsidR="00974148" w:rsidRDefault="00974148" w:rsidP="00974148"/>
    <w:p w14:paraId="58A85320" w14:textId="4E842B77" w:rsidR="00974148" w:rsidRDefault="00974148" w:rsidP="00974148"/>
    <w:p w14:paraId="3F84642C" w14:textId="6E873DC4" w:rsidR="00974148" w:rsidRDefault="00974148" w:rsidP="00974148"/>
    <w:p w14:paraId="5559773F" w14:textId="2A7F3AFB" w:rsidR="00974148" w:rsidRDefault="00974148" w:rsidP="00974148"/>
    <w:p w14:paraId="6E067C82" w14:textId="288726BA" w:rsidR="00974148" w:rsidRDefault="00974148" w:rsidP="00974148"/>
    <w:p w14:paraId="63E58203" w14:textId="35875A21" w:rsidR="00974148" w:rsidRDefault="00974148" w:rsidP="00974148"/>
    <w:p w14:paraId="249967BA" w14:textId="5045E4ED" w:rsidR="00974148" w:rsidRDefault="00974148" w:rsidP="00974148"/>
    <w:p w14:paraId="246C26ED" w14:textId="77777777" w:rsidR="00974148" w:rsidRPr="00974148" w:rsidRDefault="00974148" w:rsidP="00974148"/>
    <w:p w14:paraId="609C2ACA" w14:textId="613B6721" w:rsidR="00F94D72" w:rsidRPr="004B0F4A" w:rsidRDefault="00F3154A" w:rsidP="00F3154A">
      <w:pPr>
        <w:pStyle w:val="Heading1"/>
      </w:pPr>
      <w:bookmarkStart w:id="60" w:name="_Toc112784124"/>
      <w:bookmarkStart w:id="61" w:name="_Toc113560259"/>
      <w:r>
        <w:lastRenderedPageBreak/>
        <w:t>5</w:t>
      </w:r>
      <w:r w:rsidR="004B0F4A" w:rsidRPr="004B0F4A">
        <w:t xml:space="preserve"> </w:t>
      </w:r>
      <w:r w:rsidR="00F94D72" w:rsidRPr="004B0F4A">
        <w:t>Implementation</w:t>
      </w:r>
      <w:bookmarkEnd w:id="60"/>
      <w:bookmarkEnd w:id="61"/>
    </w:p>
    <w:p w14:paraId="4BE42EA0" w14:textId="22E52DF8" w:rsidR="00F94D72" w:rsidRDefault="00F94D72" w:rsidP="0048246E">
      <w:pPr>
        <w:jc w:val="both"/>
        <w:rPr>
          <w:rFonts w:ascii="Calibri" w:hAnsi="Calibri" w:cs="Calibri"/>
        </w:rPr>
      </w:pPr>
    </w:p>
    <w:p w14:paraId="302DD4BB" w14:textId="6DC85B61" w:rsidR="003F6AE8" w:rsidRDefault="00EF251D" w:rsidP="00EF251D">
      <w:pPr>
        <w:pStyle w:val="Heading2"/>
      </w:pPr>
      <w:bookmarkStart w:id="62" w:name="_Toc113560260"/>
      <w:r>
        <w:t>5.1 Tools</w:t>
      </w:r>
      <w:r w:rsidR="00485185">
        <w:t xml:space="preserve">, </w:t>
      </w:r>
      <w:r>
        <w:t>Libraries</w:t>
      </w:r>
      <w:r w:rsidR="00485185">
        <w:t xml:space="preserve"> and Modules</w:t>
      </w:r>
      <w:bookmarkEnd w:id="62"/>
    </w:p>
    <w:p w14:paraId="633BDC82" w14:textId="171EB970" w:rsidR="00611986" w:rsidRDefault="00611986" w:rsidP="008B07D7"/>
    <w:p w14:paraId="3DED57F7" w14:textId="7F8898F5" w:rsidR="0085400E" w:rsidRPr="008F5C64" w:rsidRDefault="00611986" w:rsidP="008F5C64">
      <w:pPr>
        <w:spacing w:line="276" w:lineRule="auto"/>
        <w:jc w:val="both"/>
        <w:rPr>
          <w:rFonts w:ascii="Arial" w:hAnsi="Arial" w:cs="Arial"/>
        </w:rPr>
      </w:pPr>
      <w:r w:rsidRPr="008F5C64">
        <w:rPr>
          <w:rFonts w:ascii="Arial" w:hAnsi="Arial" w:cs="Arial"/>
        </w:rPr>
        <w:t xml:space="preserve">As mentioned in section </w:t>
      </w:r>
      <w:r w:rsidRPr="008F5C64">
        <w:rPr>
          <w:rFonts w:ascii="Arial" w:hAnsi="Arial" w:cs="Arial"/>
          <w:i/>
          <w:iCs/>
        </w:rPr>
        <w:t>3. Methods</w:t>
      </w:r>
      <w:r w:rsidRPr="008F5C64">
        <w:rPr>
          <w:rFonts w:ascii="Arial" w:hAnsi="Arial" w:cs="Arial"/>
        </w:rPr>
        <w:t>, the programming language used for the implementation of the project has been Python. All work w</w:t>
      </w:r>
      <w:r w:rsidR="00B86E3E" w:rsidRPr="008F5C64">
        <w:rPr>
          <w:rFonts w:ascii="Arial" w:hAnsi="Arial" w:cs="Arial"/>
        </w:rPr>
        <w:t>as</w:t>
      </w:r>
      <w:r w:rsidRPr="008F5C64">
        <w:rPr>
          <w:rFonts w:ascii="Arial" w:hAnsi="Arial" w:cs="Arial"/>
        </w:rPr>
        <w:t xml:space="preserve"> carried out using PyCharm as the Integrated Development Environment (IDE).</w:t>
      </w:r>
      <w:r w:rsidR="0085400E" w:rsidRPr="008F5C64">
        <w:rPr>
          <w:rFonts w:ascii="Arial" w:hAnsi="Arial" w:cs="Arial"/>
        </w:rPr>
        <w:t xml:space="preserve"> Another tool that was used </w:t>
      </w:r>
      <w:r w:rsidR="00313083" w:rsidRPr="008F5C64">
        <w:rPr>
          <w:rFonts w:ascii="Arial" w:hAnsi="Arial" w:cs="Arial"/>
        </w:rPr>
        <w:t>extensively</w:t>
      </w:r>
      <w:r w:rsidR="0085400E" w:rsidRPr="008F5C64">
        <w:rPr>
          <w:rFonts w:ascii="Arial" w:hAnsi="Arial" w:cs="Arial"/>
        </w:rPr>
        <w:t xml:space="preserve"> was Photoshop (CS6 v13.0.1 x64). Photoshop was used to reformat, reshape, and turn images from the web into black and white only images (the result can be seen in Figure 4).</w:t>
      </w:r>
      <w:r w:rsidR="00313083" w:rsidRPr="008F5C64">
        <w:rPr>
          <w:rFonts w:ascii="Arial" w:hAnsi="Arial" w:cs="Arial"/>
        </w:rPr>
        <w:t xml:space="preserve"> Also, the bit depth of the images to be reconstructed was lowered to 8. This decision lowers the runtime of the algorithm significantly because each gene would be represented as a single 0 or 1, and not a sub list, e.g., [0, 0] for 16-bit- or [0, 0, 0] for 24-bit-depth images.</w:t>
      </w:r>
    </w:p>
    <w:p w14:paraId="661D7E53" w14:textId="148430BD" w:rsidR="00160292" w:rsidRDefault="00160292" w:rsidP="00611986">
      <w:pPr>
        <w:jc w:val="both"/>
      </w:pPr>
    </w:p>
    <w:p w14:paraId="4AD01F0B" w14:textId="77777777" w:rsidR="00160292" w:rsidRDefault="00160292" w:rsidP="00160292">
      <w:pPr>
        <w:keepNext/>
        <w:jc w:val="center"/>
      </w:pPr>
      <w:r>
        <w:rPr>
          <w:rFonts w:ascii="Calibri" w:hAnsi="Calibri" w:cs="Calibri"/>
          <w:noProof/>
        </w:rPr>
        <w:drawing>
          <wp:inline distT="0" distB="0" distL="0" distR="0" wp14:anchorId="1B0AF3BA" wp14:editId="0E34E524">
            <wp:extent cx="2087880" cy="3828415"/>
            <wp:effectExtent l="0" t="0" r="7620" b="635"/>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880" cy="3828415"/>
                    </a:xfrm>
                    <a:prstGeom prst="rect">
                      <a:avLst/>
                    </a:prstGeom>
                    <a:noFill/>
                    <a:ln>
                      <a:noFill/>
                    </a:ln>
                  </pic:spPr>
                </pic:pic>
              </a:graphicData>
            </a:graphic>
          </wp:inline>
        </w:drawing>
      </w:r>
    </w:p>
    <w:p w14:paraId="2D43BF34" w14:textId="77777777" w:rsidR="00160292" w:rsidRPr="0052010C" w:rsidRDefault="00160292" w:rsidP="00160292">
      <w:pPr>
        <w:pStyle w:val="Caption"/>
        <w:jc w:val="center"/>
        <w:rPr>
          <w:rFonts w:ascii="Arial" w:hAnsi="Arial" w:cs="Arial"/>
          <w:color w:val="auto"/>
        </w:rPr>
      </w:pPr>
      <w:r w:rsidRPr="0052010C">
        <w:rPr>
          <w:rFonts w:ascii="Arial" w:hAnsi="Arial" w:cs="Arial"/>
          <w:color w:val="auto"/>
        </w:rPr>
        <w:t>Figure 11. Project structure on PyCharm.</w:t>
      </w:r>
    </w:p>
    <w:p w14:paraId="59D1ACE2" w14:textId="72A7B75C" w:rsidR="00313083" w:rsidRPr="008F5C64" w:rsidRDefault="00A54664" w:rsidP="008F5C64">
      <w:pPr>
        <w:spacing w:line="276" w:lineRule="auto"/>
        <w:jc w:val="both"/>
        <w:rPr>
          <w:rFonts w:ascii="Arial" w:hAnsi="Arial" w:cs="Arial"/>
        </w:rPr>
      </w:pPr>
      <w:r w:rsidRPr="008F5C64">
        <w:rPr>
          <w:rFonts w:ascii="Arial" w:hAnsi="Arial" w:cs="Arial"/>
        </w:rPr>
        <w:t>To decide which libraries would be needed to use for the implementation, the requirements</w:t>
      </w:r>
      <w:r w:rsidR="00BA13A1" w:rsidRPr="008F5C64">
        <w:rPr>
          <w:rFonts w:ascii="Arial" w:hAnsi="Arial" w:cs="Arial"/>
        </w:rPr>
        <w:t xml:space="preserve"> </w:t>
      </w:r>
      <w:r w:rsidRPr="008F5C64">
        <w:rPr>
          <w:rFonts w:ascii="Arial" w:hAnsi="Arial" w:cs="Arial"/>
        </w:rPr>
        <w:t>were considered</w:t>
      </w:r>
      <w:r w:rsidR="00BA13A1" w:rsidRPr="008F5C64">
        <w:rPr>
          <w:rFonts w:ascii="Arial" w:hAnsi="Arial" w:cs="Arial"/>
        </w:rPr>
        <w:t>, as set in the previous chapter</w:t>
      </w:r>
      <w:r w:rsidRPr="008F5C64">
        <w:rPr>
          <w:rFonts w:ascii="Arial" w:hAnsi="Arial" w:cs="Arial"/>
        </w:rPr>
        <w:t>.</w:t>
      </w:r>
      <w:r w:rsidR="005133BB" w:rsidRPr="008F5C64">
        <w:rPr>
          <w:rFonts w:ascii="Arial" w:hAnsi="Arial" w:cs="Arial"/>
        </w:rPr>
        <w:t xml:space="preserve"> </w:t>
      </w:r>
      <w:r w:rsidR="009C7F71" w:rsidRPr="008F5C64">
        <w:rPr>
          <w:rFonts w:ascii="Arial" w:hAnsi="Arial" w:cs="Arial"/>
        </w:rPr>
        <w:t xml:space="preserve">One of the </w:t>
      </w:r>
      <w:r w:rsidR="001F3C18" w:rsidRPr="008F5C64">
        <w:rPr>
          <w:rFonts w:ascii="Arial" w:hAnsi="Arial" w:cs="Arial"/>
        </w:rPr>
        <w:t>modules</w:t>
      </w:r>
      <w:r w:rsidR="009C7F71" w:rsidRPr="008F5C64">
        <w:rPr>
          <w:rFonts w:ascii="Arial" w:hAnsi="Arial" w:cs="Arial"/>
        </w:rPr>
        <w:t xml:space="preserve"> that was heavily used was the random </w:t>
      </w:r>
      <w:r w:rsidR="001F3C18" w:rsidRPr="008F5C64">
        <w:rPr>
          <w:rFonts w:ascii="Arial" w:hAnsi="Arial" w:cs="Arial"/>
        </w:rPr>
        <w:t>module for Python</w:t>
      </w:r>
      <w:r w:rsidR="009C7F71" w:rsidRPr="008F5C64">
        <w:rPr>
          <w:rFonts w:ascii="Arial" w:hAnsi="Arial" w:cs="Arial"/>
        </w:rPr>
        <w:t>, mainly for the generation of the individuals’ genes. It was also used in all aspects of the software where an element of probability was used.</w:t>
      </w:r>
      <w:r w:rsidR="00852759" w:rsidRPr="008F5C64">
        <w:rPr>
          <w:rFonts w:ascii="Arial" w:hAnsi="Arial" w:cs="Arial"/>
        </w:rPr>
        <w:t xml:space="preserve"> The NumPy library complimented this functionali</w:t>
      </w:r>
      <w:r w:rsidR="00D4420A" w:rsidRPr="008F5C64">
        <w:rPr>
          <w:rFonts w:ascii="Arial" w:hAnsi="Arial" w:cs="Arial"/>
        </w:rPr>
        <w:t>ty</w:t>
      </w:r>
      <w:r w:rsidR="00485185" w:rsidRPr="008F5C64">
        <w:rPr>
          <w:rFonts w:ascii="Arial" w:hAnsi="Arial" w:cs="Arial"/>
        </w:rPr>
        <w:t>, having components of its own that generates random data. Depending on the task, the most appropriate and efficient module was used.</w:t>
      </w:r>
    </w:p>
    <w:p w14:paraId="6918D710" w14:textId="77777777" w:rsidR="0099430E" w:rsidRDefault="0099430E" w:rsidP="00611986">
      <w:pPr>
        <w:jc w:val="both"/>
      </w:pPr>
    </w:p>
    <w:p w14:paraId="7C369DBB" w14:textId="77777777" w:rsidR="0099430E" w:rsidRDefault="0099430E" w:rsidP="0099430E">
      <w:pPr>
        <w:keepNext/>
        <w:jc w:val="center"/>
      </w:pPr>
      <w:r w:rsidRPr="0099430E">
        <w:rPr>
          <w:noProof/>
        </w:rPr>
        <w:lastRenderedPageBreak/>
        <w:drawing>
          <wp:inline distT="0" distB="0" distL="0" distR="0" wp14:anchorId="742A7DBB" wp14:editId="1583B767">
            <wp:extent cx="4305901" cy="457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901" cy="457264"/>
                    </a:xfrm>
                    <a:prstGeom prst="rect">
                      <a:avLst/>
                    </a:prstGeom>
                  </pic:spPr>
                </pic:pic>
              </a:graphicData>
            </a:graphic>
          </wp:inline>
        </w:drawing>
      </w:r>
    </w:p>
    <w:p w14:paraId="24A8EBE2" w14:textId="651A78C4" w:rsidR="0099430E" w:rsidRPr="008F5C64" w:rsidRDefault="0099430E" w:rsidP="0099430E">
      <w:pPr>
        <w:pStyle w:val="Caption"/>
        <w:jc w:val="center"/>
        <w:rPr>
          <w:rFonts w:ascii="Arial" w:hAnsi="Arial" w:cs="Arial"/>
          <w:color w:val="auto"/>
        </w:rPr>
      </w:pPr>
      <w:r w:rsidRPr="008F5C64">
        <w:rPr>
          <w:rFonts w:ascii="Arial" w:hAnsi="Arial" w:cs="Arial"/>
          <w:color w:val="auto"/>
        </w:rPr>
        <w:t xml:space="preserve">Figure </w:t>
      </w:r>
      <w:r w:rsidRPr="008F5C64">
        <w:rPr>
          <w:rFonts w:ascii="Arial" w:hAnsi="Arial" w:cs="Arial"/>
          <w:color w:val="auto"/>
        </w:rPr>
        <w:fldChar w:fldCharType="begin"/>
      </w:r>
      <w:r w:rsidRPr="008F5C64">
        <w:rPr>
          <w:rFonts w:ascii="Arial" w:hAnsi="Arial" w:cs="Arial"/>
          <w:color w:val="auto"/>
        </w:rPr>
        <w:instrText xml:space="preserve"> SEQ Figure \* ARABIC </w:instrText>
      </w:r>
      <w:r w:rsidRPr="008F5C64">
        <w:rPr>
          <w:rFonts w:ascii="Arial" w:hAnsi="Arial" w:cs="Arial"/>
          <w:color w:val="auto"/>
        </w:rPr>
        <w:fldChar w:fldCharType="separate"/>
      </w:r>
      <w:r w:rsidR="00465FCF">
        <w:rPr>
          <w:rFonts w:ascii="Arial" w:hAnsi="Arial" w:cs="Arial"/>
          <w:noProof/>
          <w:color w:val="auto"/>
        </w:rPr>
        <w:t>1</w:t>
      </w:r>
      <w:r w:rsidRPr="008F5C64">
        <w:rPr>
          <w:rFonts w:ascii="Arial" w:hAnsi="Arial" w:cs="Arial"/>
          <w:color w:val="auto"/>
        </w:rPr>
        <w:fldChar w:fldCharType="end"/>
      </w:r>
      <w:r w:rsidRPr="008F5C64">
        <w:rPr>
          <w:rFonts w:ascii="Arial" w:hAnsi="Arial" w:cs="Arial"/>
          <w:color w:val="auto"/>
        </w:rPr>
        <w:t>2. The NumPy library being used (imported as np) to generate a probability matrix during uniform crossover.</w:t>
      </w:r>
    </w:p>
    <w:p w14:paraId="7E00DBD9" w14:textId="0CC85E2E" w:rsidR="0099430E" w:rsidRPr="008F5C64" w:rsidRDefault="00485185" w:rsidP="00D1762F">
      <w:pPr>
        <w:jc w:val="both"/>
        <w:rPr>
          <w:rFonts w:ascii="Arial" w:hAnsi="Arial" w:cs="Arial"/>
        </w:rPr>
      </w:pPr>
      <w:r w:rsidRPr="008F5C64">
        <w:rPr>
          <w:rFonts w:ascii="Arial" w:hAnsi="Arial" w:cs="Arial"/>
        </w:rPr>
        <w:t>NumPy was also used for array manipulation. Again, NumPy working synergistically with the OpenCV</w:t>
      </w:r>
      <w:r w:rsidR="00DB494B" w:rsidRPr="008F5C64">
        <w:rPr>
          <w:rFonts w:ascii="Arial" w:hAnsi="Arial" w:cs="Arial"/>
        </w:rPr>
        <w:t xml:space="preserve"> and Python Imaging Library (PIL)</w:t>
      </w:r>
      <w:r w:rsidRPr="008F5C64">
        <w:rPr>
          <w:rFonts w:ascii="Arial" w:hAnsi="Arial" w:cs="Arial"/>
        </w:rPr>
        <w:t xml:space="preserve"> librar</w:t>
      </w:r>
      <w:r w:rsidR="00DB494B" w:rsidRPr="008F5C64">
        <w:rPr>
          <w:rFonts w:ascii="Arial" w:hAnsi="Arial" w:cs="Arial"/>
        </w:rPr>
        <w:t>ies</w:t>
      </w:r>
      <w:r w:rsidR="004F1E75" w:rsidRPr="008F5C64">
        <w:rPr>
          <w:rFonts w:ascii="Arial" w:hAnsi="Arial" w:cs="Arial"/>
        </w:rPr>
        <w:t xml:space="preserve">, allowed the successful completion </w:t>
      </w:r>
      <w:r w:rsidR="00474F97" w:rsidRPr="008F5C64">
        <w:rPr>
          <w:rFonts w:ascii="Arial" w:hAnsi="Arial" w:cs="Arial"/>
        </w:rPr>
        <w:t xml:space="preserve">of one of the Design Requirements (“4.1.1 Image Conversion”). </w:t>
      </w:r>
      <w:r w:rsidR="00496BE8" w:rsidRPr="008F5C64">
        <w:rPr>
          <w:rFonts w:ascii="Arial" w:hAnsi="Arial" w:cs="Arial"/>
        </w:rPr>
        <w:t xml:space="preserve">OpenCV </w:t>
      </w:r>
      <w:r w:rsidR="00DB494B" w:rsidRPr="008F5C64">
        <w:rPr>
          <w:rFonts w:ascii="Arial" w:hAnsi="Arial" w:cs="Arial"/>
        </w:rPr>
        <w:t xml:space="preserve">and the PIL </w:t>
      </w:r>
      <w:r w:rsidR="00496BE8" w:rsidRPr="008F5C64">
        <w:rPr>
          <w:rFonts w:ascii="Arial" w:hAnsi="Arial" w:cs="Arial"/>
        </w:rPr>
        <w:t>w</w:t>
      </w:r>
      <w:r w:rsidR="00DB494B" w:rsidRPr="008F5C64">
        <w:rPr>
          <w:rFonts w:ascii="Arial" w:hAnsi="Arial" w:cs="Arial"/>
        </w:rPr>
        <w:t>ere</w:t>
      </w:r>
      <w:r w:rsidR="00496BE8" w:rsidRPr="008F5C64">
        <w:rPr>
          <w:rFonts w:ascii="Arial" w:hAnsi="Arial" w:cs="Arial"/>
        </w:rPr>
        <w:t xml:space="preserve"> used for </w:t>
      </w:r>
      <w:r w:rsidR="004B3FA7" w:rsidRPr="008F5C64">
        <w:rPr>
          <w:rFonts w:ascii="Arial" w:hAnsi="Arial" w:cs="Arial"/>
        </w:rPr>
        <w:t>all image manipulations, however NumPy was necessary to convert all lists into arrays before any image operations occurred.</w:t>
      </w:r>
      <w:r w:rsidR="00AE639A" w:rsidRPr="008F5C64">
        <w:rPr>
          <w:rFonts w:ascii="Arial" w:hAnsi="Arial" w:cs="Arial"/>
        </w:rPr>
        <w:t xml:space="preserve"> </w:t>
      </w:r>
      <w:r w:rsidR="004C02F1" w:rsidRPr="008F5C64">
        <w:rPr>
          <w:rFonts w:ascii="Arial" w:hAnsi="Arial" w:cs="Arial"/>
        </w:rPr>
        <w:t xml:space="preserve">For the creation of all visualizations needed, Matplotlib was used. This library allowed the creation of </w:t>
      </w:r>
      <w:r w:rsidR="00EF2163">
        <w:rPr>
          <w:rFonts w:ascii="Arial" w:hAnsi="Arial" w:cs="Arial"/>
        </w:rPr>
        <w:t xml:space="preserve">the necessary </w:t>
      </w:r>
      <w:r w:rsidR="004C02F1" w:rsidRPr="008F5C64">
        <w:rPr>
          <w:rFonts w:ascii="Arial" w:hAnsi="Arial" w:cs="Arial"/>
        </w:rPr>
        <w:t>graphs and plots.</w:t>
      </w:r>
      <w:r w:rsidR="00550ADB" w:rsidRPr="008F5C64">
        <w:rPr>
          <w:rFonts w:ascii="Arial" w:hAnsi="Arial" w:cs="Arial"/>
        </w:rPr>
        <w:t xml:space="preserve"> Lastly, for the statistical analysis, the SciPy library </w:t>
      </w:r>
      <w:r w:rsidR="00B3554B" w:rsidRPr="008F5C64">
        <w:rPr>
          <w:rFonts w:ascii="Arial" w:hAnsi="Arial" w:cs="Arial"/>
        </w:rPr>
        <w:t xml:space="preserve">(SciPy, 2020) </w:t>
      </w:r>
      <w:r w:rsidR="00550ADB" w:rsidRPr="008F5C64">
        <w:rPr>
          <w:rFonts w:ascii="Arial" w:hAnsi="Arial" w:cs="Arial"/>
        </w:rPr>
        <w:t>and the XlsxWriter</w:t>
      </w:r>
      <w:r w:rsidR="003F7488">
        <w:rPr>
          <w:rFonts w:ascii="Arial" w:hAnsi="Arial" w:cs="Arial"/>
        </w:rPr>
        <w:t xml:space="preserve"> and Statsmodels</w:t>
      </w:r>
      <w:r w:rsidR="00550ADB" w:rsidRPr="008F5C64">
        <w:rPr>
          <w:rFonts w:ascii="Arial" w:hAnsi="Arial" w:cs="Arial"/>
        </w:rPr>
        <w:t> module</w:t>
      </w:r>
      <w:r w:rsidR="003F7488">
        <w:rPr>
          <w:rFonts w:ascii="Arial" w:hAnsi="Arial" w:cs="Arial"/>
        </w:rPr>
        <w:t>s</w:t>
      </w:r>
      <w:r w:rsidR="00550ADB" w:rsidRPr="008F5C64">
        <w:rPr>
          <w:rFonts w:ascii="Arial" w:hAnsi="Arial" w:cs="Arial"/>
        </w:rPr>
        <w:t xml:space="preserve"> (PyPI, 2022) were used.</w:t>
      </w:r>
      <w:r w:rsidR="00B3554B" w:rsidRPr="008F5C64">
        <w:rPr>
          <w:rFonts w:ascii="Arial" w:hAnsi="Arial" w:cs="Arial"/>
        </w:rPr>
        <w:t xml:space="preserve"> SciPy</w:t>
      </w:r>
      <w:r w:rsidR="003F7488">
        <w:rPr>
          <w:rFonts w:ascii="Arial" w:hAnsi="Arial" w:cs="Arial"/>
        </w:rPr>
        <w:t xml:space="preserve"> and Statsmodels</w:t>
      </w:r>
      <w:r w:rsidR="00B3554B" w:rsidRPr="008F5C64">
        <w:rPr>
          <w:rFonts w:ascii="Arial" w:hAnsi="Arial" w:cs="Arial"/>
        </w:rPr>
        <w:t xml:space="preserve"> w</w:t>
      </w:r>
      <w:r w:rsidR="003F7488">
        <w:rPr>
          <w:rFonts w:ascii="Arial" w:hAnsi="Arial" w:cs="Arial"/>
        </w:rPr>
        <w:t>ere</w:t>
      </w:r>
      <w:r w:rsidR="00B3554B" w:rsidRPr="008F5C64">
        <w:rPr>
          <w:rFonts w:ascii="Arial" w:hAnsi="Arial" w:cs="Arial"/>
        </w:rPr>
        <w:t xml:space="preserve"> used for running of any statistical test</w:t>
      </w:r>
      <w:r w:rsidR="003F7488">
        <w:rPr>
          <w:rFonts w:ascii="Arial" w:hAnsi="Arial" w:cs="Arial"/>
        </w:rPr>
        <w:t xml:space="preserve"> and corrections</w:t>
      </w:r>
      <w:r w:rsidR="00B3554B" w:rsidRPr="008F5C64">
        <w:rPr>
          <w:rFonts w:ascii="Arial" w:hAnsi="Arial" w:cs="Arial"/>
        </w:rPr>
        <w:t xml:space="preserve"> </w:t>
      </w:r>
      <w:r w:rsidR="00EF2163">
        <w:rPr>
          <w:rFonts w:ascii="Arial" w:hAnsi="Arial" w:cs="Arial"/>
        </w:rPr>
        <w:t>required</w:t>
      </w:r>
      <w:r w:rsidR="00B3554B" w:rsidRPr="008F5C64">
        <w:rPr>
          <w:rFonts w:ascii="Arial" w:hAnsi="Arial" w:cs="Arial"/>
        </w:rPr>
        <w:t>, while XlsxWriter was used for writing the data on a MS Excel sheet for better analysis and access to the data.</w:t>
      </w:r>
    </w:p>
    <w:p w14:paraId="02B27106" w14:textId="77777777" w:rsidR="00611986" w:rsidRDefault="00611986" w:rsidP="008B07D7"/>
    <w:p w14:paraId="1902A6B0" w14:textId="1CD60DE9" w:rsidR="008B07D7" w:rsidRDefault="008B07D7" w:rsidP="008B07D7">
      <w:pPr>
        <w:pStyle w:val="Heading2"/>
      </w:pPr>
      <w:bookmarkStart w:id="63" w:name="_Toc113560261"/>
      <w:r>
        <w:t>5.2 Parameter Configuration</w:t>
      </w:r>
      <w:bookmarkEnd w:id="63"/>
    </w:p>
    <w:p w14:paraId="5AE056E5" w14:textId="6B727252" w:rsidR="00D1762F" w:rsidRDefault="00D1762F" w:rsidP="00D1762F"/>
    <w:p w14:paraId="2098998B" w14:textId="68BDC464" w:rsidR="00D1762F" w:rsidRPr="00D1762F" w:rsidRDefault="00EB5AB7" w:rsidP="00214A62">
      <w:pPr>
        <w:jc w:val="both"/>
      </w:pPr>
      <w:r>
        <w:rPr>
          <w:rFonts w:ascii="Arial" w:hAnsi="Arial" w:cs="Arial"/>
        </w:rPr>
        <w:t>P</w:t>
      </w:r>
      <w:r w:rsidR="00214A62" w:rsidRPr="008F5C64">
        <w:rPr>
          <w:rFonts w:ascii="Arial" w:hAnsi="Arial" w:cs="Arial"/>
        </w:rPr>
        <w:t xml:space="preserve">arameter tuning is one of the reasons genetic algorithms underperform, or lead to inaccurate results, such as early convergence. To avoid different parameters being passed into any of the methods used by the final algorithm, </w:t>
      </w:r>
      <w:r w:rsidR="0016419E">
        <w:rPr>
          <w:rFonts w:ascii="Arial" w:hAnsi="Arial" w:cs="Arial"/>
        </w:rPr>
        <w:t xml:space="preserve">the </w:t>
      </w:r>
      <w:r w:rsidR="0016419E" w:rsidRPr="000D79ED">
        <w:rPr>
          <w:rFonts w:ascii="Courier10PitchBT-Roman" w:hAnsi="Courier10PitchBT-Roman" w:cs="Courier10PitchBT-Roman"/>
        </w:rPr>
        <w:t>Config</w:t>
      </w:r>
      <w:r w:rsidR="0016419E">
        <w:rPr>
          <w:rFonts w:ascii="Courier10PitchBT-Roman" w:hAnsi="Courier10PitchBT-Roman" w:cs="Courier10PitchBT-Roman"/>
        </w:rPr>
        <w:t xml:space="preserve"> class</w:t>
      </w:r>
      <w:r w:rsidR="0016419E" w:rsidRPr="0016419E">
        <w:rPr>
          <w:rFonts w:ascii="Arial" w:hAnsi="Arial" w:cs="Arial"/>
        </w:rPr>
        <w:t xml:space="preserve"> was introduced</w:t>
      </w:r>
      <w:r w:rsidR="00214A62" w:rsidRPr="008F5C64">
        <w:rPr>
          <w:rFonts w:ascii="Arial" w:hAnsi="Arial" w:cs="Arial"/>
        </w:rPr>
        <w:t xml:space="preserve">. </w:t>
      </w:r>
      <w:r w:rsidR="0016419E">
        <w:rPr>
          <w:rFonts w:ascii="Arial" w:hAnsi="Arial" w:cs="Arial"/>
        </w:rPr>
        <w:t>This</w:t>
      </w:r>
      <w:r w:rsidR="00214A62" w:rsidRPr="000D79ED">
        <w:rPr>
          <w:rFonts w:ascii="Calibri" w:hAnsi="Calibri" w:cs="Calibri"/>
          <w:sz w:val="28"/>
          <w:szCs w:val="28"/>
        </w:rPr>
        <w:t xml:space="preserve"> </w:t>
      </w:r>
      <w:r w:rsidR="00214A62" w:rsidRPr="008F5C64">
        <w:rPr>
          <w:rFonts w:ascii="Arial" w:hAnsi="Arial" w:cs="Arial"/>
        </w:rPr>
        <w:t xml:space="preserve">class holds all the parameters used by any of the classes of the algorithm. In this way, we can easily tune these parameters from a single file, and we can ensure that these are being used by all the </w:t>
      </w:r>
      <w:r w:rsidR="0016419E">
        <w:rPr>
          <w:rFonts w:ascii="Arial" w:hAnsi="Arial" w:cs="Arial"/>
        </w:rPr>
        <w:t>classes in the code</w:t>
      </w:r>
      <w:r w:rsidR="00214A62" w:rsidRPr="008F5C64">
        <w:rPr>
          <w:rFonts w:ascii="Arial" w:hAnsi="Arial" w:cs="Arial"/>
        </w:rPr>
        <w:t>.</w:t>
      </w:r>
    </w:p>
    <w:p w14:paraId="5B9AC2C5" w14:textId="4AA1A38F" w:rsidR="003F6AE8" w:rsidRDefault="003F6AE8" w:rsidP="0048246E">
      <w:pPr>
        <w:jc w:val="both"/>
        <w:rPr>
          <w:rFonts w:ascii="Calibri" w:hAnsi="Calibri" w:cs="Calibri"/>
        </w:rPr>
      </w:pPr>
    </w:p>
    <w:p w14:paraId="2C88FDE9" w14:textId="0E4C3F90" w:rsidR="006308AA" w:rsidRDefault="00B27D87" w:rsidP="006308AA">
      <w:pPr>
        <w:keepNext/>
        <w:jc w:val="center"/>
      </w:pPr>
      <w:r w:rsidRPr="00B27D87">
        <w:rPr>
          <w:noProof/>
        </w:rPr>
        <w:drawing>
          <wp:inline distT="0" distB="0" distL="0" distR="0" wp14:anchorId="1E2F3A9A" wp14:editId="3AEAFC54">
            <wp:extent cx="4572638" cy="16575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4572638" cy="1657581"/>
                    </a:xfrm>
                    <a:prstGeom prst="rect">
                      <a:avLst/>
                    </a:prstGeom>
                  </pic:spPr>
                </pic:pic>
              </a:graphicData>
            </a:graphic>
          </wp:inline>
        </w:drawing>
      </w:r>
    </w:p>
    <w:p w14:paraId="360C8994" w14:textId="7A577469" w:rsidR="00214A62" w:rsidRPr="008F5C64" w:rsidRDefault="006308AA" w:rsidP="006308AA">
      <w:pPr>
        <w:pStyle w:val="Caption"/>
        <w:jc w:val="center"/>
        <w:rPr>
          <w:rFonts w:ascii="Arial" w:hAnsi="Arial" w:cs="Arial"/>
          <w:color w:val="auto"/>
        </w:rPr>
      </w:pPr>
      <w:r w:rsidRPr="008F5C64">
        <w:rPr>
          <w:rFonts w:ascii="Arial" w:hAnsi="Arial" w:cs="Arial"/>
          <w:color w:val="auto"/>
        </w:rPr>
        <w:t>Figure 13. The Config class in the code.</w:t>
      </w:r>
    </w:p>
    <w:p w14:paraId="7C2316C6" w14:textId="6EEB2DC0" w:rsidR="006308AA" w:rsidRPr="008F5C64" w:rsidRDefault="006308AA" w:rsidP="000345A8">
      <w:pPr>
        <w:jc w:val="both"/>
        <w:rPr>
          <w:rFonts w:ascii="Arial" w:hAnsi="Arial" w:cs="Arial"/>
        </w:rPr>
      </w:pPr>
      <w:r w:rsidRPr="008F5C64">
        <w:rPr>
          <w:rFonts w:ascii="Arial" w:hAnsi="Arial" w:cs="Arial"/>
        </w:rPr>
        <w:t>Since the</w:t>
      </w:r>
      <w:r w:rsidR="00E55C60">
        <w:rPr>
          <w:rFonts w:ascii="Arial" w:hAnsi="Arial" w:cs="Arial"/>
        </w:rPr>
        <w:t>s</w:t>
      </w:r>
      <w:r w:rsidRPr="008F5C64">
        <w:rPr>
          <w:rFonts w:ascii="Arial" w:hAnsi="Arial" w:cs="Arial"/>
        </w:rPr>
        <w:t xml:space="preserve">e values would be </w:t>
      </w:r>
      <w:r w:rsidR="00E55C60">
        <w:rPr>
          <w:rFonts w:ascii="Arial" w:hAnsi="Arial" w:cs="Arial"/>
        </w:rPr>
        <w:t>used</w:t>
      </w:r>
      <w:r w:rsidRPr="008F5C64">
        <w:rPr>
          <w:rFonts w:ascii="Arial" w:hAnsi="Arial" w:cs="Arial"/>
        </w:rPr>
        <w:t xml:space="preserve"> throughout every algorithmic run, the use of capital letters for the naming seemed appropriate.</w:t>
      </w:r>
    </w:p>
    <w:p w14:paraId="1190CBBC" w14:textId="77777777" w:rsidR="00214A62" w:rsidRDefault="00214A62" w:rsidP="0048246E">
      <w:pPr>
        <w:jc w:val="both"/>
        <w:rPr>
          <w:rFonts w:ascii="Calibri" w:hAnsi="Calibri" w:cs="Calibri"/>
        </w:rPr>
      </w:pPr>
    </w:p>
    <w:p w14:paraId="3211FCB5" w14:textId="6100CDAB" w:rsidR="008B07D7" w:rsidRDefault="008B07D7" w:rsidP="008B07D7">
      <w:pPr>
        <w:pStyle w:val="Heading2"/>
      </w:pPr>
      <w:bookmarkStart w:id="64" w:name="_Toc113560262"/>
      <w:r>
        <w:t>5.3 Operators</w:t>
      </w:r>
      <w:bookmarkEnd w:id="64"/>
    </w:p>
    <w:p w14:paraId="7EEFF63F" w14:textId="10B51CC2" w:rsidR="008B07D7" w:rsidRDefault="008B07D7" w:rsidP="0048246E">
      <w:pPr>
        <w:jc w:val="both"/>
        <w:rPr>
          <w:rFonts w:ascii="Calibri" w:hAnsi="Calibri" w:cs="Calibri"/>
        </w:rPr>
      </w:pPr>
    </w:p>
    <w:p w14:paraId="0F1CFEEB" w14:textId="2D4EB782" w:rsidR="000345A8" w:rsidRPr="008F5C64" w:rsidRDefault="002C1C71" w:rsidP="0048246E">
      <w:pPr>
        <w:jc w:val="both"/>
        <w:rPr>
          <w:rFonts w:ascii="Arial" w:hAnsi="Arial" w:cs="Arial"/>
        </w:rPr>
      </w:pPr>
      <w:r w:rsidRPr="008F5C64">
        <w:rPr>
          <w:rFonts w:ascii="Arial" w:hAnsi="Arial" w:cs="Arial"/>
        </w:rPr>
        <w:t xml:space="preserve">In </w:t>
      </w:r>
      <w:r w:rsidR="00DB494B" w:rsidRPr="008F5C64">
        <w:rPr>
          <w:rFonts w:ascii="Arial" w:hAnsi="Arial" w:cs="Arial"/>
        </w:rPr>
        <w:t xml:space="preserve">this </w:t>
      </w:r>
      <w:r w:rsidRPr="008F5C64">
        <w:rPr>
          <w:rFonts w:ascii="Arial" w:hAnsi="Arial" w:cs="Arial"/>
        </w:rPr>
        <w:t>section, all operators of the algorithm will be discussed. Also, helper classes and methods will be mentioned briefly.</w:t>
      </w:r>
    </w:p>
    <w:p w14:paraId="7CF145D4" w14:textId="0D278970" w:rsidR="002C1C71" w:rsidRDefault="002C1C71" w:rsidP="0048246E">
      <w:pPr>
        <w:jc w:val="both"/>
        <w:rPr>
          <w:rFonts w:ascii="Calibri" w:hAnsi="Calibri" w:cs="Calibri"/>
        </w:rPr>
      </w:pPr>
    </w:p>
    <w:p w14:paraId="40D054B8" w14:textId="081CC919" w:rsidR="00974148" w:rsidRDefault="00974148" w:rsidP="0048246E">
      <w:pPr>
        <w:jc w:val="both"/>
        <w:rPr>
          <w:rFonts w:ascii="Calibri" w:hAnsi="Calibri" w:cs="Calibri"/>
        </w:rPr>
      </w:pPr>
    </w:p>
    <w:p w14:paraId="535B7DC7" w14:textId="77777777" w:rsidR="00E55C60" w:rsidRDefault="00E55C60" w:rsidP="0048246E">
      <w:pPr>
        <w:jc w:val="both"/>
        <w:rPr>
          <w:rFonts w:ascii="Calibri" w:hAnsi="Calibri" w:cs="Calibri"/>
        </w:rPr>
      </w:pPr>
    </w:p>
    <w:p w14:paraId="5095BB18" w14:textId="63660DD6" w:rsidR="002C1C71" w:rsidRDefault="002C1C71" w:rsidP="003F4323">
      <w:pPr>
        <w:pStyle w:val="Heading3"/>
      </w:pPr>
      <w:bookmarkStart w:id="65" w:name="_Toc113560263"/>
      <w:r>
        <w:lastRenderedPageBreak/>
        <w:t>5.3.1</w:t>
      </w:r>
      <w:r w:rsidR="00DB494B">
        <w:t xml:space="preserve"> The </w:t>
      </w:r>
      <w:r w:rsidR="00DB494B" w:rsidRPr="00C3160D">
        <w:rPr>
          <w:rFonts w:ascii="Courier10PitchBT-Roman" w:eastAsiaTheme="minorHAnsi" w:hAnsi="Courier10PitchBT-Roman" w:cs="Courier10PitchBT-Roman"/>
          <w:bCs/>
          <w:szCs w:val="28"/>
        </w:rPr>
        <w:t>Genotype</w:t>
      </w:r>
      <w:r w:rsidR="00DB494B" w:rsidRPr="00C3160D">
        <w:rPr>
          <w:sz w:val="40"/>
          <w:szCs w:val="36"/>
        </w:rPr>
        <w:t xml:space="preserve"> </w:t>
      </w:r>
      <w:r w:rsidR="00DB494B">
        <w:t>class</w:t>
      </w:r>
      <w:bookmarkEnd w:id="65"/>
    </w:p>
    <w:p w14:paraId="5D2DC938" w14:textId="45CE3297" w:rsidR="00DB494B" w:rsidRDefault="00DB494B" w:rsidP="00DB494B"/>
    <w:p w14:paraId="7C26808B" w14:textId="77777777" w:rsidR="00564FC7" w:rsidRDefault="00C3160D" w:rsidP="00C3160D">
      <w:pPr>
        <w:jc w:val="both"/>
        <w:rPr>
          <w:rFonts w:ascii="Calibri" w:hAnsi="Calibri" w:cs="Calibri"/>
        </w:rPr>
      </w:pPr>
      <w:r w:rsidRPr="008F5C64">
        <w:rPr>
          <w:rFonts w:ascii="Arial" w:hAnsi="Arial" w:cs="Arial"/>
        </w:rPr>
        <w:t xml:space="preserve">For the representation of the individual’s genotype, lists have been used for storing the data. This approach was working well up to the point where fitness was introduced to the project. Two options were considered; either create a separate list that would hold the fitness for each individual in the population (and match indexes of individuals and fitness from two separate lists) or add the fitness at the end of the list of genes, as an extra integer. Both options created several problems, mainly intricate and time-consuming list manipulations. </w:t>
      </w:r>
      <w:r w:rsidR="00725288" w:rsidRPr="008F5C64">
        <w:rPr>
          <w:rFonts w:ascii="Arial" w:hAnsi="Arial" w:cs="Arial"/>
        </w:rPr>
        <w:t xml:space="preserve">Moreover, for all image manipulations needed, </w:t>
      </w:r>
      <w:r w:rsidRPr="008F5C64">
        <w:rPr>
          <w:rFonts w:ascii="Arial" w:hAnsi="Arial" w:cs="Arial"/>
        </w:rPr>
        <w:t xml:space="preserve">NumPy and PIL </w:t>
      </w:r>
      <w:r w:rsidR="00725288" w:rsidRPr="008F5C64">
        <w:rPr>
          <w:rFonts w:ascii="Arial" w:hAnsi="Arial" w:cs="Arial"/>
        </w:rPr>
        <w:t xml:space="preserve">were used, and both </w:t>
      </w:r>
      <w:r w:rsidRPr="008F5C64">
        <w:rPr>
          <w:rFonts w:ascii="Arial" w:hAnsi="Arial" w:cs="Arial"/>
        </w:rPr>
        <w:t xml:space="preserve">use arrays for their operations, not lists. </w:t>
      </w:r>
      <w:r w:rsidR="00725288" w:rsidRPr="008F5C64">
        <w:rPr>
          <w:rFonts w:ascii="Arial" w:hAnsi="Arial" w:cs="Arial"/>
        </w:rPr>
        <w:t xml:space="preserve">Which lead to the main issue of this approach; </w:t>
      </w:r>
      <w:r w:rsidRPr="008F5C64">
        <w:rPr>
          <w:rFonts w:ascii="Arial" w:hAnsi="Arial" w:cs="Arial"/>
        </w:rPr>
        <w:t xml:space="preserve"> crop</w:t>
      </w:r>
      <w:r w:rsidR="00725288" w:rsidRPr="008F5C64">
        <w:rPr>
          <w:rFonts w:ascii="Arial" w:hAnsi="Arial" w:cs="Arial"/>
        </w:rPr>
        <w:t>ping</w:t>
      </w:r>
      <w:r w:rsidRPr="008F5C64">
        <w:rPr>
          <w:rFonts w:ascii="Arial" w:hAnsi="Arial" w:cs="Arial"/>
        </w:rPr>
        <w:t xml:space="preserve"> the fitness value from the end of the list and reformat</w:t>
      </w:r>
      <w:r w:rsidR="00725288" w:rsidRPr="008F5C64">
        <w:rPr>
          <w:rFonts w:ascii="Arial" w:hAnsi="Arial" w:cs="Arial"/>
        </w:rPr>
        <w:t>ting</w:t>
      </w:r>
      <w:r w:rsidRPr="008F5C64">
        <w:rPr>
          <w:rFonts w:ascii="Arial" w:hAnsi="Arial" w:cs="Arial"/>
        </w:rPr>
        <w:t xml:space="preserve"> the list before passing it to the appropriate helper function. Therefore, the</w:t>
      </w:r>
      <w:r>
        <w:rPr>
          <w:rFonts w:ascii="Calibri" w:hAnsi="Calibri" w:cs="Calibri"/>
        </w:rPr>
        <w:t xml:space="preserve"> </w:t>
      </w:r>
      <w:r w:rsidRPr="000D79ED">
        <w:rPr>
          <w:rFonts w:ascii="Courier10PitchBT-Roman" w:hAnsi="Courier10PitchBT-Roman" w:cs="Courier10PitchBT-Roman"/>
        </w:rPr>
        <w:t>Genotype</w:t>
      </w:r>
      <w:r w:rsidRPr="000D79ED">
        <w:rPr>
          <w:rFonts w:ascii="Calibri" w:hAnsi="Calibri" w:cs="Calibri"/>
          <w:sz w:val="28"/>
          <w:szCs w:val="28"/>
        </w:rPr>
        <w:t xml:space="preserve"> </w:t>
      </w:r>
      <w:r w:rsidRPr="008F5C64">
        <w:rPr>
          <w:rFonts w:ascii="Arial" w:hAnsi="Arial" w:cs="Arial"/>
        </w:rPr>
        <w:t xml:space="preserve">class was introduced. </w:t>
      </w:r>
    </w:p>
    <w:p w14:paraId="63FD1941" w14:textId="5E03285B" w:rsidR="00564FC7" w:rsidRDefault="00564FC7" w:rsidP="00C3160D">
      <w:pPr>
        <w:jc w:val="both"/>
        <w:rPr>
          <w:rFonts w:ascii="Calibri" w:hAnsi="Calibri" w:cs="Calibri"/>
        </w:rPr>
      </w:pPr>
    </w:p>
    <w:p w14:paraId="62ED4503" w14:textId="77777777" w:rsidR="00C23DD2" w:rsidRDefault="00C23DD2" w:rsidP="00C23DD2">
      <w:pPr>
        <w:keepNext/>
        <w:jc w:val="center"/>
      </w:pPr>
      <w:r w:rsidRPr="00C23DD2">
        <w:rPr>
          <w:rFonts w:ascii="Calibri" w:hAnsi="Calibri" w:cs="Calibri"/>
          <w:noProof/>
        </w:rPr>
        <w:drawing>
          <wp:inline distT="0" distB="0" distL="0" distR="0" wp14:anchorId="1463A4A7" wp14:editId="7F8C96EE">
            <wp:extent cx="5731510" cy="1325245"/>
            <wp:effectExtent l="0" t="0" r="254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731510" cy="1325245"/>
                    </a:xfrm>
                    <a:prstGeom prst="rect">
                      <a:avLst/>
                    </a:prstGeom>
                  </pic:spPr>
                </pic:pic>
              </a:graphicData>
            </a:graphic>
          </wp:inline>
        </w:drawing>
      </w:r>
    </w:p>
    <w:p w14:paraId="3A3016CE" w14:textId="7D553743" w:rsidR="00564FC7" w:rsidRPr="00C23DD2" w:rsidRDefault="00C23DD2" w:rsidP="00C23DD2">
      <w:pPr>
        <w:pStyle w:val="Caption"/>
        <w:jc w:val="center"/>
        <w:rPr>
          <w:rFonts w:ascii="Calibri" w:hAnsi="Calibri" w:cs="Calibri"/>
          <w:color w:val="auto"/>
        </w:rPr>
      </w:pPr>
      <w:r w:rsidRPr="008F5C64">
        <w:rPr>
          <w:rFonts w:ascii="Arial" w:hAnsi="Arial" w:cs="Arial"/>
          <w:color w:val="auto"/>
        </w:rPr>
        <w:t>Figure 14. Default constructor for the Genotype class.</w:t>
      </w:r>
    </w:p>
    <w:p w14:paraId="52889D30" w14:textId="77777777" w:rsidR="00564FC7" w:rsidRDefault="00564FC7" w:rsidP="00C3160D">
      <w:pPr>
        <w:jc w:val="both"/>
        <w:rPr>
          <w:rFonts w:ascii="Calibri" w:hAnsi="Calibri" w:cs="Calibri"/>
        </w:rPr>
      </w:pPr>
    </w:p>
    <w:p w14:paraId="191F178C" w14:textId="19BFF639" w:rsidR="00C3160D" w:rsidRPr="008F5C64" w:rsidRDefault="00C3160D" w:rsidP="00C3160D">
      <w:pPr>
        <w:jc w:val="both"/>
        <w:rPr>
          <w:rFonts w:ascii="Arial" w:hAnsi="Arial" w:cs="Arial"/>
        </w:rPr>
      </w:pPr>
      <w:r w:rsidRPr="008F5C64">
        <w:rPr>
          <w:rFonts w:ascii="Arial" w:hAnsi="Arial" w:cs="Arial"/>
        </w:rPr>
        <w:t>This class is used to represent and hold the genes and the fitness of each individual</w:t>
      </w:r>
      <w:r w:rsidR="00C23DD2" w:rsidRPr="008F5C64">
        <w:rPr>
          <w:rFonts w:ascii="Arial" w:hAnsi="Arial" w:cs="Arial"/>
        </w:rPr>
        <w:t xml:space="preserve"> in the population</w:t>
      </w:r>
      <w:r w:rsidRPr="008F5C64">
        <w:rPr>
          <w:rFonts w:ascii="Arial" w:hAnsi="Arial" w:cs="Arial"/>
        </w:rPr>
        <w:t>. This class has also allowed to make our code simpler by adding the Mutation class functionality into Genotype and completely delete the Mutation class. Regardless of the image to be reconstructed the length of the genome would be the sum of pixels in that image.</w:t>
      </w:r>
    </w:p>
    <w:p w14:paraId="7455B1FC" w14:textId="169A031D" w:rsidR="006D36B2" w:rsidRDefault="006D36B2" w:rsidP="00C3160D">
      <w:pPr>
        <w:jc w:val="both"/>
        <w:rPr>
          <w:rFonts w:ascii="Calibri" w:hAnsi="Calibri" w:cs="Calibri"/>
        </w:rPr>
      </w:pPr>
    </w:p>
    <w:p w14:paraId="01BB7F7D" w14:textId="4A5E7509" w:rsidR="006D36B2" w:rsidRDefault="00B205DB" w:rsidP="006D36B2">
      <w:pPr>
        <w:keepNext/>
        <w:jc w:val="center"/>
      </w:pPr>
      <w:r w:rsidRPr="00B205DB">
        <w:rPr>
          <w:noProof/>
        </w:rPr>
        <w:lastRenderedPageBreak/>
        <w:drawing>
          <wp:inline distT="0" distB="0" distL="0" distR="0" wp14:anchorId="24BCB921" wp14:editId="3E3FF912">
            <wp:extent cx="5731510" cy="3908425"/>
            <wp:effectExtent l="0" t="0" r="127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731510" cy="3908425"/>
                    </a:xfrm>
                    <a:prstGeom prst="rect">
                      <a:avLst/>
                    </a:prstGeom>
                  </pic:spPr>
                </pic:pic>
              </a:graphicData>
            </a:graphic>
          </wp:inline>
        </w:drawing>
      </w:r>
    </w:p>
    <w:p w14:paraId="127796D6" w14:textId="2A93D8BF" w:rsidR="00DB494B" w:rsidRPr="008F5C64" w:rsidRDefault="006D36B2" w:rsidP="006D36B2">
      <w:pPr>
        <w:pStyle w:val="Caption"/>
        <w:jc w:val="center"/>
        <w:rPr>
          <w:rFonts w:ascii="Arial" w:hAnsi="Arial" w:cs="Arial"/>
          <w:color w:val="auto"/>
        </w:rPr>
      </w:pPr>
      <w:r w:rsidRPr="008F5C64">
        <w:rPr>
          <w:rFonts w:ascii="Arial" w:hAnsi="Arial" w:cs="Arial"/>
          <w:color w:val="auto"/>
        </w:rPr>
        <w:t>Figure 15. Mutation methods in Genotype class.</w:t>
      </w:r>
    </w:p>
    <w:p w14:paraId="09D80B66" w14:textId="77777777" w:rsidR="00DB494B" w:rsidRPr="00DB494B" w:rsidRDefault="00DB494B" w:rsidP="00DB494B"/>
    <w:p w14:paraId="5390126F" w14:textId="403A0DAA" w:rsidR="00DB494B" w:rsidRDefault="00DB494B" w:rsidP="003F4323">
      <w:pPr>
        <w:pStyle w:val="Heading3"/>
      </w:pPr>
      <w:bookmarkStart w:id="66" w:name="_Toc113560264"/>
      <w:r>
        <w:t xml:space="preserve">5.3.2 The </w:t>
      </w:r>
      <w:r w:rsidRPr="00C3160D">
        <w:rPr>
          <w:rFonts w:ascii="Courier10PitchBT-Roman" w:eastAsiaTheme="minorHAnsi" w:hAnsi="Courier10PitchBT-Roman" w:cs="Courier10PitchBT-Roman"/>
          <w:bCs/>
          <w:szCs w:val="28"/>
        </w:rPr>
        <w:t>Elitism</w:t>
      </w:r>
      <w:r>
        <w:t xml:space="preserve"> class</w:t>
      </w:r>
      <w:bookmarkEnd w:id="66"/>
    </w:p>
    <w:p w14:paraId="0E2B02C9" w14:textId="23168C33" w:rsidR="00DB494B" w:rsidRDefault="00DB494B" w:rsidP="00DB494B"/>
    <w:p w14:paraId="51DF1FAF" w14:textId="5F4731CB" w:rsidR="00062E15" w:rsidRDefault="00062E15" w:rsidP="00062E15">
      <w:pPr>
        <w:jc w:val="both"/>
      </w:pPr>
      <w:r w:rsidRPr="008F5C64">
        <w:rPr>
          <w:rFonts w:ascii="Arial" w:hAnsi="Arial" w:cs="Arial"/>
        </w:rPr>
        <w:t>The purpose of this class is singular; to find the best performing individuals in a population, that is being passed as a parameter to the</w:t>
      </w:r>
      <w:r>
        <w:t xml:space="preserve"> </w:t>
      </w:r>
      <w:r w:rsidRPr="000D79ED">
        <w:rPr>
          <w:rFonts w:ascii="Courier10PitchBT-Roman" w:hAnsi="Courier10PitchBT-Roman" w:cs="Courier10PitchBT-Roman"/>
        </w:rPr>
        <w:t>find_elites</w:t>
      </w:r>
      <w:r w:rsidR="008F5C64">
        <w:rPr>
          <w:rFonts w:ascii="Courier10PitchBT-Roman" w:hAnsi="Courier10PitchBT-Roman" w:cs="Courier10PitchBT-Roman"/>
        </w:rPr>
        <w:t>()</w:t>
      </w:r>
      <w:r w:rsidRPr="000D79ED">
        <w:rPr>
          <w:sz w:val="28"/>
          <w:szCs w:val="28"/>
        </w:rPr>
        <w:t xml:space="preserve"> </w:t>
      </w:r>
      <w:r w:rsidRPr="008F5C64">
        <w:rPr>
          <w:rFonts w:ascii="Arial" w:hAnsi="Arial" w:cs="Arial"/>
        </w:rPr>
        <w:t xml:space="preserve">method. Even though </w:t>
      </w:r>
      <w:r w:rsidR="00E55C60">
        <w:rPr>
          <w:rFonts w:ascii="Arial" w:hAnsi="Arial" w:cs="Arial"/>
        </w:rPr>
        <w:t xml:space="preserve">it was considered </w:t>
      </w:r>
      <w:r w:rsidRPr="008F5C64">
        <w:rPr>
          <w:rFonts w:ascii="Arial" w:hAnsi="Arial" w:cs="Arial"/>
        </w:rPr>
        <w:t>put</w:t>
      </w:r>
      <w:r w:rsidR="00E55C60">
        <w:rPr>
          <w:rFonts w:ascii="Arial" w:hAnsi="Arial" w:cs="Arial"/>
        </w:rPr>
        <w:t>ting</w:t>
      </w:r>
      <w:r w:rsidRPr="008F5C64">
        <w:rPr>
          <w:rFonts w:ascii="Arial" w:hAnsi="Arial" w:cs="Arial"/>
        </w:rPr>
        <w:t xml:space="preserve"> this method in the Algorithm class, it was decided to not go ahead with this, as to keep different functions of the code separate.</w:t>
      </w:r>
    </w:p>
    <w:p w14:paraId="6A4F59DD" w14:textId="77777777" w:rsidR="00062E15" w:rsidRDefault="00062E15" w:rsidP="00062E15">
      <w:pPr>
        <w:jc w:val="both"/>
      </w:pPr>
    </w:p>
    <w:p w14:paraId="628005F2" w14:textId="62C9FEB0" w:rsidR="00062E15" w:rsidRDefault="002944F6" w:rsidP="00062E15">
      <w:pPr>
        <w:keepNext/>
        <w:jc w:val="center"/>
      </w:pPr>
      <w:r w:rsidRPr="002944F6">
        <w:rPr>
          <w:noProof/>
        </w:rPr>
        <w:lastRenderedPageBreak/>
        <w:drawing>
          <wp:inline distT="0" distB="0" distL="0" distR="0" wp14:anchorId="7A3C7E33" wp14:editId="2A99502D">
            <wp:extent cx="5731510" cy="4792980"/>
            <wp:effectExtent l="0" t="0" r="254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5731510" cy="4792980"/>
                    </a:xfrm>
                    <a:prstGeom prst="rect">
                      <a:avLst/>
                    </a:prstGeom>
                  </pic:spPr>
                </pic:pic>
              </a:graphicData>
            </a:graphic>
          </wp:inline>
        </w:drawing>
      </w:r>
    </w:p>
    <w:p w14:paraId="330D3654" w14:textId="3E6EBFDC" w:rsidR="00DB494B" w:rsidRPr="008F5C64" w:rsidRDefault="00062E15" w:rsidP="00062E15">
      <w:pPr>
        <w:pStyle w:val="Caption"/>
        <w:jc w:val="center"/>
        <w:rPr>
          <w:rFonts w:ascii="Arial" w:hAnsi="Arial" w:cs="Arial"/>
          <w:color w:val="auto"/>
        </w:rPr>
      </w:pPr>
      <w:r w:rsidRPr="008F5C64">
        <w:rPr>
          <w:rFonts w:ascii="Arial" w:hAnsi="Arial" w:cs="Arial"/>
          <w:color w:val="auto"/>
        </w:rPr>
        <w:t>Figure 16. One of the methods in the Elitism class, used to find the best performing individuals in a given population.</w:t>
      </w:r>
    </w:p>
    <w:p w14:paraId="2C49BEC1" w14:textId="77777777" w:rsidR="00DB494B" w:rsidRPr="00DB494B" w:rsidRDefault="00DB494B" w:rsidP="00DB494B"/>
    <w:p w14:paraId="0B8AC31E" w14:textId="1CE9F807" w:rsidR="00DB494B" w:rsidRDefault="00DB494B" w:rsidP="003F4323">
      <w:pPr>
        <w:pStyle w:val="Heading3"/>
      </w:pPr>
      <w:bookmarkStart w:id="67" w:name="_Toc113560265"/>
      <w:r>
        <w:t xml:space="preserve">5.3.3 The </w:t>
      </w:r>
      <w:r w:rsidRPr="00C3160D">
        <w:rPr>
          <w:rFonts w:ascii="Courier10PitchBT-Roman" w:eastAsiaTheme="minorHAnsi" w:hAnsi="Courier10PitchBT-Roman" w:cs="Courier10PitchBT-Roman"/>
          <w:bCs/>
          <w:szCs w:val="28"/>
        </w:rPr>
        <w:t>Fitness</w:t>
      </w:r>
      <w:r>
        <w:t xml:space="preserve"> class</w:t>
      </w:r>
      <w:bookmarkEnd w:id="67"/>
    </w:p>
    <w:p w14:paraId="5447C0DC" w14:textId="0C5B90E9" w:rsidR="00DB494B" w:rsidRDefault="00DB494B" w:rsidP="002944F6">
      <w:pPr>
        <w:jc w:val="both"/>
      </w:pPr>
    </w:p>
    <w:p w14:paraId="2FD303ED" w14:textId="5FC40D31" w:rsidR="002944F6" w:rsidRPr="008F5C64" w:rsidRDefault="002944F6" w:rsidP="002944F6">
      <w:pPr>
        <w:jc w:val="both"/>
        <w:rPr>
          <w:rFonts w:ascii="Arial" w:hAnsi="Arial" w:cs="Arial"/>
        </w:rPr>
      </w:pPr>
      <w:r w:rsidRPr="008F5C64">
        <w:rPr>
          <w:rFonts w:ascii="Arial" w:hAnsi="Arial" w:cs="Arial"/>
        </w:rPr>
        <w:t xml:space="preserve">This class holds a few methods that are being used quite heavily throughout the run of the algorithm: from storing the binary genome of the image to be reconstructed, to evaluating an </w:t>
      </w:r>
      <w:r w:rsidR="00023A01" w:rsidRPr="008F5C64">
        <w:rPr>
          <w:rFonts w:ascii="Arial" w:hAnsi="Arial" w:cs="Arial"/>
        </w:rPr>
        <w:t>individual’s fitness and finding the best performing individual in a population.</w:t>
      </w:r>
    </w:p>
    <w:p w14:paraId="7F3B0589" w14:textId="165058D3" w:rsidR="00023A01" w:rsidRPr="008F5C64" w:rsidRDefault="00023A01" w:rsidP="002944F6">
      <w:pPr>
        <w:jc w:val="both"/>
        <w:rPr>
          <w:rFonts w:ascii="Arial" w:hAnsi="Arial" w:cs="Arial"/>
        </w:rPr>
      </w:pPr>
    </w:p>
    <w:p w14:paraId="55B41350" w14:textId="47DCACA3" w:rsidR="00023A01" w:rsidRDefault="00023A01" w:rsidP="00023A01">
      <w:pPr>
        <w:jc w:val="both"/>
        <w:rPr>
          <w:rFonts w:ascii="Arial" w:hAnsi="Arial" w:cs="Arial"/>
        </w:rPr>
      </w:pPr>
      <w:r w:rsidRPr="008F5C64">
        <w:rPr>
          <w:rFonts w:ascii="Arial" w:hAnsi="Arial" w:cs="Arial"/>
        </w:rPr>
        <w:t xml:space="preserve">In the literature, most researchers calculate fitness as a sum of all genes that are different from the optimum fitness, while the higher the fitness score of an individual, the worse it performs in relation to the task provided. This means that optimum fitness is 0. The issue with this approach is that any individuals having negative fitness needed to have their fitness converted into a positive integer, otherwise the algorithm would crash. To avoid this extra step, a reverse approach was used: all individuals are given a fitness value of 0 when they are </w:t>
      </w:r>
      <w:r w:rsidR="00E55C60">
        <w:rPr>
          <w:rFonts w:ascii="Arial" w:hAnsi="Arial" w:cs="Arial"/>
        </w:rPr>
        <w:t>created</w:t>
      </w:r>
      <w:r w:rsidRPr="008F5C64">
        <w:rPr>
          <w:rFonts w:ascii="Arial" w:hAnsi="Arial" w:cs="Arial"/>
        </w:rPr>
        <w:t xml:space="preserve">. Compared to the genome of the best performing individual (i.e., the image to be reconstructed), the fitness of the individual is being increased for all matching pixels. </w:t>
      </w:r>
    </w:p>
    <w:p w14:paraId="10529142" w14:textId="77777777" w:rsidR="008F5C64" w:rsidRPr="008F5C64" w:rsidRDefault="008F5C64" w:rsidP="00023A01">
      <w:pPr>
        <w:jc w:val="both"/>
        <w:rPr>
          <w:rFonts w:ascii="Arial" w:hAnsi="Arial" w:cs="Arial"/>
        </w:rPr>
      </w:pPr>
    </w:p>
    <w:p w14:paraId="79BC4049" w14:textId="77777777" w:rsidR="00023A01" w:rsidRDefault="00023A01" w:rsidP="00023A01">
      <w:pPr>
        <w:keepNext/>
        <w:jc w:val="center"/>
      </w:pPr>
      <w:r w:rsidRPr="00023A01">
        <w:rPr>
          <w:rFonts w:ascii="Calibri" w:hAnsi="Calibri" w:cs="Calibri"/>
          <w:noProof/>
        </w:rPr>
        <w:lastRenderedPageBreak/>
        <w:drawing>
          <wp:inline distT="0" distB="0" distL="0" distR="0" wp14:anchorId="1D214A16" wp14:editId="1BFEBC34">
            <wp:extent cx="5731510" cy="404304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stretch>
                      <a:fillRect/>
                    </a:stretch>
                  </pic:blipFill>
                  <pic:spPr>
                    <a:xfrm>
                      <a:off x="0" y="0"/>
                      <a:ext cx="5731510" cy="4043045"/>
                    </a:xfrm>
                    <a:prstGeom prst="rect">
                      <a:avLst/>
                    </a:prstGeom>
                  </pic:spPr>
                </pic:pic>
              </a:graphicData>
            </a:graphic>
          </wp:inline>
        </w:drawing>
      </w:r>
    </w:p>
    <w:p w14:paraId="0FD2B105" w14:textId="4CDC41D9" w:rsidR="00023A01" w:rsidRPr="0045550C" w:rsidRDefault="00023A01" w:rsidP="00023A01">
      <w:pPr>
        <w:pStyle w:val="Caption"/>
        <w:jc w:val="center"/>
        <w:rPr>
          <w:rFonts w:ascii="Arial" w:hAnsi="Arial" w:cs="Arial"/>
          <w:color w:val="auto"/>
        </w:rPr>
      </w:pPr>
      <w:r w:rsidRPr="0045550C">
        <w:rPr>
          <w:rFonts w:ascii="Arial" w:hAnsi="Arial" w:cs="Arial"/>
          <w:color w:val="auto"/>
        </w:rPr>
        <w:t>Figure 17. How the fitness of each individual is being assessed.</w:t>
      </w:r>
    </w:p>
    <w:p w14:paraId="76D34728" w14:textId="77777777" w:rsidR="00023A01" w:rsidRDefault="00023A01" w:rsidP="00023A01">
      <w:pPr>
        <w:jc w:val="both"/>
        <w:rPr>
          <w:rFonts w:ascii="Calibri" w:hAnsi="Calibri" w:cs="Calibri"/>
        </w:rPr>
      </w:pPr>
    </w:p>
    <w:p w14:paraId="04223EF5" w14:textId="247BFEFC" w:rsidR="00DB494B" w:rsidRPr="0045550C" w:rsidRDefault="00023A01" w:rsidP="00A4047C">
      <w:pPr>
        <w:jc w:val="both"/>
        <w:rPr>
          <w:rFonts w:ascii="Arial" w:hAnsi="Arial" w:cs="Arial"/>
        </w:rPr>
      </w:pPr>
      <w:r w:rsidRPr="0045550C">
        <w:rPr>
          <w:rFonts w:ascii="Arial" w:hAnsi="Arial" w:cs="Arial"/>
        </w:rPr>
        <w:t xml:space="preserve">For example, for a 32x32 image, optimum fitness would be 1024. Another reason for this approach was pure logic. </w:t>
      </w:r>
      <w:r w:rsidR="00A4047C" w:rsidRPr="0045550C">
        <w:rPr>
          <w:rFonts w:ascii="Arial" w:hAnsi="Arial" w:cs="Arial"/>
        </w:rPr>
        <w:t xml:space="preserve">Most people </w:t>
      </w:r>
      <w:r w:rsidRPr="0045550C">
        <w:rPr>
          <w:rFonts w:ascii="Arial" w:hAnsi="Arial" w:cs="Arial"/>
        </w:rPr>
        <w:t>are familiar with associating better performance with a higher score than the opposite.</w:t>
      </w:r>
    </w:p>
    <w:p w14:paraId="43F1D2C0" w14:textId="77777777" w:rsidR="00A4047C" w:rsidRPr="00DB494B" w:rsidRDefault="00A4047C" w:rsidP="00A4047C">
      <w:pPr>
        <w:jc w:val="both"/>
      </w:pPr>
    </w:p>
    <w:p w14:paraId="6CA31EF7" w14:textId="30D5F02E" w:rsidR="00DB494B" w:rsidRDefault="00DB494B" w:rsidP="003F4323">
      <w:pPr>
        <w:pStyle w:val="Heading3"/>
      </w:pPr>
      <w:bookmarkStart w:id="68" w:name="_Toc113560266"/>
      <w:r>
        <w:t xml:space="preserve">5.3.4 The </w:t>
      </w:r>
      <w:r w:rsidRPr="00C3160D">
        <w:rPr>
          <w:rFonts w:ascii="Courier10PitchBT-Roman" w:eastAsiaTheme="minorHAnsi" w:hAnsi="Courier10PitchBT-Roman" w:cs="Courier10PitchBT-Roman"/>
          <w:bCs/>
          <w:szCs w:val="28"/>
        </w:rPr>
        <w:t>Selection</w:t>
      </w:r>
      <w:r>
        <w:t xml:space="preserve"> class</w:t>
      </w:r>
      <w:bookmarkEnd w:id="68"/>
    </w:p>
    <w:p w14:paraId="1A6BF0E0" w14:textId="2427CC1B" w:rsidR="00DB494B" w:rsidRDefault="00DB494B" w:rsidP="00DB494B"/>
    <w:p w14:paraId="3938BAF9" w14:textId="1EF9F13F" w:rsidR="00164F8C" w:rsidRPr="0045550C" w:rsidRDefault="00E321A2" w:rsidP="00E321A2">
      <w:pPr>
        <w:jc w:val="both"/>
        <w:rPr>
          <w:rFonts w:ascii="Arial" w:hAnsi="Arial" w:cs="Arial"/>
        </w:rPr>
      </w:pPr>
      <w:r w:rsidRPr="0045550C">
        <w:rPr>
          <w:rFonts w:ascii="Arial" w:hAnsi="Arial" w:cs="Arial"/>
        </w:rPr>
        <w:t>Many approaches to the selection operator are mentioned in the</w:t>
      </w:r>
      <w:r w:rsidR="00791AE2">
        <w:rPr>
          <w:rFonts w:ascii="Arial" w:hAnsi="Arial" w:cs="Arial"/>
        </w:rPr>
        <w:t xml:space="preserve"> literature</w:t>
      </w:r>
      <w:r w:rsidRPr="0045550C">
        <w:rPr>
          <w:rFonts w:ascii="Arial" w:hAnsi="Arial" w:cs="Arial"/>
        </w:rPr>
        <w:t>. After thorough research, the roulette-wheel method has been used for</w:t>
      </w:r>
      <w:r w:rsidR="007F3234">
        <w:rPr>
          <w:rFonts w:ascii="Arial" w:hAnsi="Arial" w:cs="Arial"/>
        </w:rPr>
        <w:t xml:space="preserve"> this</w:t>
      </w:r>
      <w:r w:rsidRPr="0045550C">
        <w:rPr>
          <w:rFonts w:ascii="Arial" w:hAnsi="Arial" w:cs="Arial"/>
        </w:rPr>
        <w:t xml:space="preserve"> operator. The main benefit of the roulette-wheel operator is its simplicity to implement, and since this operator was not a part of the experiment being tested in this project, it was the obvious choice. Another reason for this decision was that it favours individuals with higher fitness while not excluding less well-performing individuals from being selected. Of course, worse performing individuals would be less likely to be selected to reproduce, similarly to natural selection in real-life habitats: better-performing individuals have a higher chance of mating and therefore passing their advantageous genes to their offspring. However, worse-performing individuals still have a probability to mate and pass their genes to the next generation, but this probability is significantly lower. </w:t>
      </w:r>
    </w:p>
    <w:p w14:paraId="04217902" w14:textId="77777777" w:rsidR="00164F8C" w:rsidRDefault="00164F8C" w:rsidP="00E321A2">
      <w:pPr>
        <w:jc w:val="both"/>
        <w:rPr>
          <w:rFonts w:ascii="Calibri" w:hAnsi="Calibri" w:cs="Calibri"/>
        </w:rPr>
      </w:pPr>
    </w:p>
    <w:p w14:paraId="7D29F607" w14:textId="77777777" w:rsidR="00A90B70" w:rsidRDefault="00A90B70" w:rsidP="00A90B70">
      <w:pPr>
        <w:keepNext/>
        <w:jc w:val="center"/>
      </w:pPr>
      <w:r w:rsidRPr="00A90B70">
        <w:rPr>
          <w:rFonts w:ascii="Calibri" w:hAnsi="Calibri" w:cs="Calibri"/>
          <w:noProof/>
        </w:rPr>
        <w:lastRenderedPageBreak/>
        <w:drawing>
          <wp:inline distT="0" distB="0" distL="0" distR="0" wp14:anchorId="183137E2" wp14:editId="08FED193">
            <wp:extent cx="5731510" cy="1841500"/>
            <wp:effectExtent l="0" t="0" r="254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5731510" cy="1841500"/>
                    </a:xfrm>
                    <a:prstGeom prst="rect">
                      <a:avLst/>
                    </a:prstGeom>
                  </pic:spPr>
                </pic:pic>
              </a:graphicData>
            </a:graphic>
          </wp:inline>
        </w:drawing>
      </w:r>
    </w:p>
    <w:p w14:paraId="19115610" w14:textId="440346A6" w:rsidR="00164F8C" w:rsidRPr="0045550C" w:rsidRDefault="00A90B70" w:rsidP="00A90B70">
      <w:pPr>
        <w:pStyle w:val="Caption"/>
        <w:jc w:val="center"/>
        <w:rPr>
          <w:rFonts w:ascii="Arial" w:hAnsi="Arial" w:cs="Arial"/>
          <w:color w:val="auto"/>
        </w:rPr>
      </w:pPr>
      <w:r w:rsidRPr="0045550C">
        <w:rPr>
          <w:rFonts w:ascii="Arial" w:hAnsi="Arial" w:cs="Arial"/>
          <w:color w:val="auto"/>
        </w:rPr>
        <w:t>Figure 18. Implementation of the selection operator.</w:t>
      </w:r>
    </w:p>
    <w:p w14:paraId="56BFD160" w14:textId="77777777" w:rsidR="00164F8C" w:rsidRDefault="00164F8C" w:rsidP="00E321A2">
      <w:pPr>
        <w:jc w:val="both"/>
        <w:rPr>
          <w:rFonts w:ascii="Calibri" w:hAnsi="Calibri" w:cs="Calibri"/>
        </w:rPr>
      </w:pPr>
    </w:p>
    <w:p w14:paraId="2B4B6A10" w14:textId="44AD3194" w:rsidR="00E321A2" w:rsidRPr="0045550C" w:rsidRDefault="00E321A2" w:rsidP="00E321A2">
      <w:pPr>
        <w:jc w:val="both"/>
        <w:rPr>
          <w:rFonts w:ascii="Arial" w:hAnsi="Arial" w:cs="Arial"/>
        </w:rPr>
      </w:pPr>
      <w:r w:rsidRPr="0045550C">
        <w:rPr>
          <w:rFonts w:ascii="Arial" w:hAnsi="Arial" w:cs="Arial"/>
        </w:rPr>
        <w:t xml:space="preserve">Lastly, researchers who implemented genetic algorithms for similar problems used the same operator and </w:t>
      </w:r>
      <w:r w:rsidR="00164F8C" w:rsidRPr="0045550C">
        <w:rPr>
          <w:rFonts w:ascii="Arial" w:hAnsi="Arial" w:cs="Arial"/>
        </w:rPr>
        <w:t>seemed logical to</w:t>
      </w:r>
      <w:r w:rsidRPr="0045550C">
        <w:rPr>
          <w:rFonts w:ascii="Arial" w:hAnsi="Arial" w:cs="Arial"/>
        </w:rPr>
        <w:t xml:space="preserve"> follow their approach. However, there is a drawback to the roulette-wheel operator: as the population will, inevitably, start to converge, there is a risk of loss of selection pressure. In the next chapter we will discover ways to tackle this issue </w:t>
      </w:r>
      <w:r w:rsidR="00164F8C" w:rsidRPr="0045550C">
        <w:rPr>
          <w:rFonts w:ascii="Arial" w:hAnsi="Arial" w:cs="Arial"/>
        </w:rPr>
        <w:t>t</w:t>
      </w:r>
      <w:r w:rsidRPr="0045550C">
        <w:rPr>
          <w:rFonts w:ascii="Arial" w:hAnsi="Arial" w:cs="Arial"/>
        </w:rPr>
        <w:t>o ensure th</w:t>
      </w:r>
      <w:r w:rsidR="00164F8C" w:rsidRPr="0045550C">
        <w:rPr>
          <w:rFonts w:ascii="Arial" w:hAnsi="Arial" w:cs="Arial"/>
        </w:rPr>
        <w:t xml:space="preserve">e </w:t>
      </w:r>
      <w:r w:rsidRPr="0045550C">
        <w:rPr>
          <w:rFonts w:ascii="Arial" w:hAnsi="Arial" w:cs="Arial"/>
        </w:rPr>
        <w:t>algorithm does</w:t>
      </w:r>
      <w:r w:rsidR="00164F8C" w:rsidRPr="0045550C">
        <w:rPr>
          <w:rFonts w:ascii="Arial" w:hAnsi="Arial" w:cs="Arial"/>
        </w:rPr>
        <w:t xml:space="preserve"> not</w:t>
      </w:r>
      <w:r w:rsidRPr="0045550C">
        <w:rPr>
          <w:rFonts w:ascii="Arial" w:hAnsi="Arial" w:cs="Arial"/>
        </w:rPr>
        <w:t xml:space="preserve"> lack selection pressure on the early stages of the run (Sharma, Wadhwa and Komal, 2014</w:t>
      </w:r>
      <w:r w:rsidR="006967D6">
        <w:rPr>
          <w:rFonts w:ascii="Arial" w:hAnsi="Arial" w:cs="Arial"/>
        </w:rPr>
        <w:t xml:space="preserve">; </w:t>
      </w:r>
      <w:r w:rsidR="006967D6" w:rsidRPr="0045550C">
        <w:rPr>
          <w:rFonts w:ascii="Arial" w:hAnsi="Arial" w:cs="Arial"/>
        </w:rPr>
        <w:t>Geethamani and Mayilvaganan, 2016</w:t>
      </w:r>
      <w:r w:rsidRPr="0045550C">
        <w:rPr>
          <w:rFonts w:ascii="Arial" w:hAnsi="Arial" w:cs="Arial"/>
        </w:rPr>
        <w:t>).</w:t>
      </w:r>
    </w:p>
    <w:p w14:paraId="25CDE10E" w14:textId="77777777" w:rsidR="00DB494B" w:rsidRDefault="00DB494B" w:rsidP="00DB494B"/>
    <w:p w14:paraId="5A6AC531" w14:textId="77777777" w:rsidR="00DB494B" w:rsidRPr="00DB494B" w:rsidRDefault="00DB494B" w:rsidP="00DB494B"/>
    <w:p w14:paraId="1F845DDB" w14:textId="4D1BC2A4" w:rsidR="00DB494B" w:rsidRDefault="00DB494B" w:rsidP="003F4323">
      <w:pPr>
        <w:pStyle w:val="Heading3"/>
      </w:pPr>
      <w:bookmarkStart w:id="69" w:name="_Toc113560267"/>
      <w:r>
        <w:t xml:space="preserve">5.3.5 The </w:t>
      </w:r>
      <w:r w:rsidRPr="00C3160D">
        <w:rPr>
          <w:rFonts w:ascii="Courier10PitchBT-Roman" w:eastAsiaTheme="minorHAnsi" w:hAnsi="Courier10PitchBT-Roman" w:cs="Courier10PitchBT-Roman"/>
          <w:bCs/>
          <w:szCs w:val="28"/>
        </w:rPr>
        <w:t>Crossover</w:t>
      </w:r>
      <w:r>
        <w:t xml:space="preserve"> class</w:t>
      </w:r>
      <w:bookmarkEnd w:id="69"/>
      <w:r>
        <w:t xml:space="preserve"> </w:t>
      </w:r>
    </w:p>
    <w:p w14:paraId="3D06DF40" w14:textId="06DB6C9A" w:rsidR="00DB494B" w:rsidRDefault="00DB494B" w:rsidP="00DB494B"/>
    <w:p w14:paraId="2C6FC0DE" w14:textId="77777777" w:rsidR="0008690A" w:rsidRDefault="00A90B70" w:rsidP="00A90B70">
      <w:pPr>
        <w:jc w:val="both"/>
        <w:rPr>
          <w:rFonts w:ascii="Calibri" w:hAnsi="Calibri" w:cs="Calibri"/>
        </w:rPr>
      </w:pPr>
      <w:r w:rsidRPr="0045550C">
        <w:rPr>
          <w:rFonts w:ascii="Arial" w:hAnsi="Arial" w:cs="Arial"/>
        </w:rPr>
        <w:t>Extra time was dedicated for the implementation of the</w:t>
      </w:r>
      <w:r w:rsidRPr="00A96AAC">
        <w:rPr>
          <w:rFonts w:ascii="Calibri" w:hAnsi="Calibri" w:cs="Calibri"/>
        </w:rPr>
        <w:t xml:space="preserve"> </w:t>
      </w:r>
      <w:r w:rsidRPr="000D79ED">
        <w:rPr>
          <w:rFonts w:ascii="Courier10PitchBT-Roman" w:hAnsi="Courier10PitchBT-Roman" w:cs="Courier10PitchBT-Roman"/>
        </w:rPr>
        <w:t>Crossover</w:t>
      </w:r>
      <w:r w:rsidRPr="000D79ED">
        <w:rPr>
          <w:rFonts w:ascii="Calibri" w:hAnsi="Calibri" w:cs="Calibri"/>
          <w:sz w:val="28"/>
          <w:szCs w:val="28"/>
        </w:rPr>
        <w:t xml:space="preserve"> </w:t>
      </w:r>
      <w:r w:rsidRPr="0045550C">
        <w:rPr>
          <w:rFonts w:ascii="Arial" w:hAnsi="Arial" w:cs="Arial"/>
        </w:rPr>
        <w:t>class, since it holds the three functions that were used for the purpose of this project.</w:t>
      </w:r>
      <w:r w:rsidR="0008690A" w:rsidRPr="0045550C">
        <w:rPr>
          <w:rFonts w:ascii="Arial" w:hAnsi="Arial" w:cs="Arial"/>
        </w:rPr>
        <w:t xml:space="preserve"> All three methods mentioned in this report have been implemented (single- and double-point, and uniform crossover).</w:t>
      </w:r>
      <w:r w:rsidRPr="0045550C">
        <w:rPr>
          <w:rFonts w:ascii="Arial" w:hAnsi="Arial" w:cs="Arial"/>
        </w:rPr>
        <w:t xml:space="preserve"> The double-point crossover method calls on the single-point crossover method twice, once for each crossover point. In this way, the double-point method returns accurate results, since the single-point method was easier to implement and thoroughly test. Plus, </w:t>
      </w:r>
      <w:r w:rsidR="0008690A" w:rsidRPr="0045550C">
        <w:rPr>
          <w:rFonts w:ascii="Arial" w:hAnsi="Arial" w:cs="Arial"/>
        </w:rPr>
        <w:t>existing code is being reused</w:t>
      </w:r>
      <w:r w:rsidRPr="0045550C">
        <w:rPr>
          <w:rFonts w:ascii="Arial" w:hAnsi="Arial" w:cs="Arial"/>
        </w:rPr>
        <w:t>.</w:t>
      </w:r>
      <w:r w:rsidRPr="00A96AAC">
        <w:rPr>
          <w:rFonts w:ascii="Calibri" w:hAnsi="Calibri" w:cs="Calibri"/>
        </w:rPr>
        <w:t xml:space="preserve"> </w:t>
      </w:r>
    </w:p>
    <w:p w14:paraId="75BB8B22" w14:textId="08FAA2FD" w:rsidR="0008690A" w:rsidRDefault="0008690A" w:rsidP="00A90B70">
      <w:pPr>
        <w:jc w:val="both"/>
        <w:rPr>
          <w:rFonts w:ascii="Calibri" w:hAnsi="Calibri" w:cs="Calibri"/>
        </w:rPr>
      </w:pPr>
    </w:p>
    <w:p w14:paraId="027101AA" w14:textId="77777777" w:rsidR="0008690A" w:rsidRDefault="0008690A" w:rsidP="0008690A">
      <w:pPr>
        <w:keepNext/>
        <w:jc w:val="center"/>
      </w:pPr>
      <w:r w:rsidRPr="0008690A">
        <w:rPr>
          <w:rFonts w:ascii="Calibri" w:hAnsi="Calibri" w:cs="Calibri"/>
          <w:noProof/>
        </w:rPr>
        <w:lastRenderedPageBreak/>
        <w:drawing>
          <wp:inline distT="0" distB="0" distL="0" distR="0" wp14:anchorId="5F8F819E" wp14:editId="3FDEF210">
            <wp:extent cx="5731510" cy="3660140"/>
            <wp:effectExtent l="0" t="0" r="63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5731510" cy="3660140"/>
                    </a:xfrm>
                    <a:prstGeom prst="rect">
                      <a:avLst/>
                    </a:prstGeom>
                  </pic:spPr>
                </pic:pic>
              </a:graphicData>
            </a:graphic>
          </wp:inline>
        </w:drawing>
      </w:r>
    </w:p>
    <w:p w14:paraId="124B8806" w14:textId="393B7182" w:rsidR="0008690A" w:rsidRPr="0008690A" w:rsidRDefault="0008690A" w:rsidP="0008690A">
      <w:pPr>
        <w:pStyle w:val="Caption"/>
        <w:jc w:val="center"/>
        <w:rPr>
          <w:rFonts w:ascii="Calibri" w:hAnsi="Calibri" w:cs="Calibri"/>
          <w:color w:val="auto"/>
        </w:rPr>
      </w:pPr>
      <w:r w:rsidRPr="0008690A">
        <w:rPr>
          <w:color w:val="auto"/>
        </w:rPr>
        <w:t>Figure 19. The double-point method reusing the single-point crossover method twice; once for each crossover point.</w:t>
      </w:r>
    </w:p>
    <w:p w14:paraId="3AF5F667" w14:textId="77777777" w:rsidR="0008690A" w:rsidRDefault="0008690A" w:rsidP="00A90B70">
      <w:pPr>
        <w:jc w:val="both"/>
        <w:rPr>
          <w:rFonts w:ascii="Calibri" w:hAnsi="Calibri" w:cs="Calibri"/>
        </w:rPr>
      </w:pPr>
    </w:p>
    <w:p w14:paraId="4DC1F223" w14:textId="70CD54AD" w:rsidR="00A90B70" w:rsidRPr="0045550C" w:rsidRDefault="0008690A" w:rsidP="00A90B70">
      <w:pPr>
        <w:jc w:val="both"/>
        <w:rPr>
          <w:rFonts w:ascii="Arial" w:hAnsi="Arial" w:cs="Arial"/>
        </w:rPr>
      </w:pPr>
      <w:r w:rsidRPr="0045550C">
        <w:rPr>
          <w:rFonts w:ascii="Arial" w:hAnsi="Arial" w:cs="Arial"/>
        </w:rPr>
        <w:t>The u</w:t>
      </w:r>
      <w:r w:rsidR="00A90B70" w:rsidRPr="0045550C">
        <w:rPr>
          <w:rFonts w:ascii="Arial" w:hAnsi="Arial" w:cs="Arial"/>
        </w:rPr>
        <w:t xml:space="preserve">niform crossover </w:t>
      </w:r>
      <w:r w:rsidRPr="0045550C">
        <w:rPr>
          <w:rFonts w:ascii="Arial" w:hAnsi="Arial" w:cs="Arial"/>
        </w:rPr>
        <w:t xml:space="preserve">method </w:t>
      </w:r>
      <w:r w:rsidR="00A90B70" w:rsidRPr="0045550C">
        <w:rPr>
          <w:rFonts w:ascii="Arial" w:hAnsi="Arial" w:cs="Arial"/>
        </w:rPr>
        <w:t>uses a probability matrix that takes values of 0 and 1. Value 0 assigns the gene to offspring A, while value 1 assigns the gene to offspring B. The probability matrix is created in random, and no parameters were used to affect this, however the code was implemented in a way that would allow such functionality.</w:t>
      </w:r>
    </w:p>
    <w:p w14:paraId="2AE20692" w14:textId="10367194" w:rsidR="00E321A2" w:rsidRDefault="00E321A2" w:rsidP="00DB494B"/>
    <w:p w14:paraId="00CDF85D" w14:textId="77777777" w:rsidR="0008690A" w:rsidRDefault="0008690A" w:rsidP="0008690A">
      <w:pPr>
        <w:keepNext/>
        <w:jc w:val="center"/>
      </w:pPr>
      <w:r w:rsidRPr="0008690A">
        <w:rPr>
          <w:noProof/>
        </w:rPr>
        <w:drawing>
          <wp:inline distT="0" distB="0" distL="0" distR="0" wp14:anchorId="5A9CF8E5" wp14:editId="3B97BA9C">
            <wp:extent cx="5731510" cy="359283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stretch>
                      <a:fillRect/>
                    </a:stretch>
                  </pic:blipFill>
                  <pic:spPr>
                    <a:xfrm>
                      <a:off x="0" y="0"/>
                      <a:ext cx="5731510" cy="3592830"/>
                    </a:xfrm>
                    <a:prstGeom prst="rect">
                      <a:avLst/>
                    </a:prstGeom>
                  </pic:spPr>
                </pic:pic>
              </a:graphicData>
            </a:graphic>
          </wp:inline>
        </w:drawing>
      </w:r>
    </w:p>
    <w:p w14:paraId="13AFF0A4" w14:textId="03A88FB7" w:rsidR="0008690A" w:rsidRPr="0045550C" w:rsidRDefault="0008690A" w:rsidP="0008690A">
      <w:pPr>
        <w:pStyle w:val="Caption"/>
        <w:jc w:val="center"/>
        <w:rPr>
          <w:rFonts w:ascii="Arial" w:hAnsi="Arial" w:cs="Arial"/>
          <w:color w:val="auto"/>
        </w:rPr>
      </w:pPr>
      <w:r w:rsidRPr="0045550C">
        <w:rPr>
          <w:rFonts w:ascii="Arial" w:hAnsi="Arial" w:cs="Arial"/>
          <w:color w:val="auto"/>
        </w:rPr>
        <w:t xml:space="preserve">Figure </w:t>
      </w:r>
      <w:r w:rsidRPr="0045550C">
        <w:rPr>
          <w:rFonts w:ascii="Arial" w:hAnsi="Arial" w:cs="Arial"/>
          <w:color w:val="auto"/>
        </w:rPr>
        <w:fldChar w:fldCharType="begin"/>
      </w:r>
      <w:r w:rsidRPr="0045550C">
        <w:rPr>
          <w:rFonts w:ascii="Arial" w:hAnsi="Arial" w:cs="Arial"/>
          <w:color w:val="auto"/>
        </w:rPr>
        <w:instrText xml:space="preserve"> SEQ Figure \* ARABIC </w:instrText>
      </w:r>
      <w:r w:rsidRPr="0045550C">
        <w:rPr>
          <w:rFonts w:ascii="Arial" w:hAnsi="Arial" w:cs="Arial"/>
          <w:color w:val="auto"/>
        </w:rPr>
        <w:fldChar w:fldCharType="separate"/>
      </w:r>
      <w:r w:rsidR="00465FCF">
        <w:rPr>
          <w:rFonts w:ascii="Arial" w:hAnsi="Arial" w:cs="Arial"/>
          <w:noProof/>
          <w:color w:val="auto"/>
        </w:rPr>
        <w:t>2</w:t>
      </w:r>
      <w:r w:rsidRPr="0045550C">
        <w:rPr>
          <w:rFonts w:ascii="Arial" w:hAnsi="Arial" w:cs="Arial"/>
          <w:color w:val="auto"/>
        </w:rPr>
        <w:fldChar w:fldCharType="end"/>
      </w:r>
      <w:r w:rsidRPr="0045550C">
        <w:rPr>
          <w:rFonts w:ascii="Arial" w:hAnsi="Arial" w:cs="Arial"/>
          <w:color w:val="auto"/>
        </w:rPr>
        <w:t>0. The uniform</w:t>
      </w:r>
      <w:r w:rsidR="006B6BCD" w:rsidRPr="0045550C">
        <w:rPr>
          <w:rFonts w:ascii="Arial" w:hAnsi="Arial" w:cs="Arial"/>
          <w:color w:val="auto"/>
        </w:rPr>
        <w:t xml:space="preserve"> </w:t>
      </w:r>
      <w:r w:rsidRPr="0045550C">
        <w:rPr>
          <w:rFonts w:ascii="Arial" w:hAnsi="Arial" w:cs="Arial"/>
          <w:color w:val="auto"/>
        </w:rPr>
        <w:t>crossover method.</w:t>
      </w:r>
    </w:p>
    <w:p w14:paraId="32FF77C6" w14:textId="77777777" w:rsidR="00DB494B" w:rsidRDefault="00DB494B" w:rsidP="00DB494B"/>
    <w:p w14:paraId="24F428CE" w14:textId="25797138" w:rsidR="00DB494B" w:rsidRPr="00DB494B" w:rsidRDefault="003F4323" w:rsidP="003F4323">
      <w:pPr>
        <w:pStyle w:val="Heading3"/>
      </w:pPr>
      <w:bookmarkStart w:id="70" w:name="_Toc113560268"/>
      <w:r>
        <w:t>5.3.6 Additional Functionality</w:t>
      </w:r>
      <w:bookmarkEnd w:id="70"/>
    </w:p>
    <w:p w14:paraId="60D13889" w14:textId="3EF9280B" w:rsidR="000345A8" w:rsidRDefault="000345A8" w:rsidP="0048246E">
      <w:pPr>
        <w:jc w:val="both"/>
        <w:rPr>
          <w:rFonts w:ascii="Calibri" w:hAnsi="Calibri" w:cs="Calibri"/>
        </w:rPr>
      </w:pPr>
    </w:p>
    <w:p w14:paraId="7781F866" w14:textId="461D8CEC" w:rsidR="003F4323" w:rsidRDefault="0044461F" w:rsidP="0048246E">
      <w:pPr>
        <w:jc w:val="both"/>
        <w:rPr>
          <w:rFonts w:ascii="Calibri" w:hAnsi="Calibri" w:cs="Calibri"/>
        </w:rPr>
      </w:pPr>
      <w:r w:rsidRPr="0045550C">
        <w:rPr>
          <w:rFonts w:ascii="Arial" w:hAnsi="Arial" w:cs="Arial"/>
        </w:rPr>
        <w:t>Apart from the classes that hold the main operators for the algorithm, the</w:t>
      </w:r>
      <w:r>
        <w:rPr>
          <w:rFonts w:ascii="Calibri" w:hAnsi="Calibri" w:cs="Calibri"/>
        </w:rPr>
        <w:t xml:space="preserve"> </w:t>
      </w:r>
      <w:r w:rsidRPr="000D79ED">
        <w:rPr>
          <w:rFonts w:ascii="Courier10PitchBT-Roman" w:hAnsi="Courier10PitchBT-Roman" w:cs="Courier10PitchBT-Roman"/>
        </w:rPr>
        <w:t>BinaryImage</w:t>
      </w:r>
      <w:r w:rsidRPr="000D79ED">
        <w:rPr>
          <w:rFonts w:ascii="Calibri" w:hAnsi="Calibri" w:cs="Calibri"/>
          <w:sz w:val="28"/>
          <w:szCs w:val="28"/>
        </w:rPr>
        <w:t xml:space="preserve"> </w:t>
      </w:r>
      <w:r w:rsidRPr="00584CC9">
        <w:rPr>
          <w:rFonts w:ascii="Arial" w:hAnsi="Arial" w:cs="Arial"/>
        </w:rPr>
        <w:t>class and a file with helper functions were use</w:t>
      </w:r>
      <w:r w:rsidR="00264BFF">
        <w:rPr>
          <w:rFonts w:ascii="Arial" w:hAnsi="Arial" w:cs="Arial"/>
        </w:rPr>
        <w:t>d</w:t>
      </w:r>
      <w:r w:rsidRPr="00584CC9">
        <w:rPr>
          <w:rFonts w:ascii="Arial" w:hAnsi="Arial" w:cs="Arial"/>
        </w:rPr>
        <w:t>.</w:t>
      </w:r>
      <w:r w:rsidR="00354BF3" w:rsidRPr="00584CC9">
        <w:rPr>
          <w:rFonts w:ascii="Arial" w:hAnsi="Arial" w:cs="Arial"/>
        </w:rPr>
        <w:t xml:space="preserve"> The former holds the methods that allows image and array conversion/manipulation and accessing images from memory.</w:t>
      </w:r>
    </w:p>
    <w:p w14:paraId="15511DA4" w14:textId="63EAE807" w:rsidR="00354BF3" w:rsidRDefault="00354BF3" w:rsidP="0048246E">
      <w:pPr>
        <w:jc w:val="both"/>
        <w:rPr>
          <w:rFonts w:ascii="Calibri" w:hAnsi="Calibri" w:cs="Calibri"/>
        </w:rPr>
      </w:pPr>
    </w:p>
    <w:p w14:paraId="528F60F7" w14:textId="77777777" w:rsidR="00354BF3" w:rsidRDefault="00354BF3" w:rsidP="00354BF3">
      <w:pPr>
        <w:keepNext/>
        <w:jc w:val="center"/>
      </w:pPr>
      <w:r w:rsidRPr="00354BF3">
        <w:rPr>
          <w:rFonts w:ascii="Calibri" w:hAnsi="Calibri" w:cs="Calibri"/>
          <w:noProof/>
        </w:rPr>
        <w:drawing>
          <wp:inline distT="0" distB="0" distL="0" distR="0" wp14:anchorId="7EA1750D" wp14:editId="40213951">
            <wp:extent cx="5731510" cy="3154680"/>
            <wp:effectExtent l="0" t="0" r="254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a:stretch>
                      <a:fillRect/>
                    </a:stretch>
                  </pic:blipFill>
                  <pic:spPr>
                    <a:xfrm>
                      <a:off x="0" y="0"/>
                      <a:ext cx="5731510" cy="3154680"/>
                    </a:xfrm>
                    <a:prstGeom prst="rect">
                      <a:avLst/>
                    </a:prstGeom>
                  </pic:spPr>
                </pic:pic>
              </a:graphicData>
            </a:graphic>
          </wp:inline>
        </w:drawing>
      </w:r>
    </w:p>
    <w:p w14:paraId="45D45160" w14:textId="6A1F7EDE" w:rsidR="00354BF3" w:rsidRPr="00354BF3" w:rsidRDefault="00354BF3" w:rsidP="00354BF3">
      <w:pPr>
        <w:pStyle w:val="Caption"/>
        <w:jc w:val="center"/>
        <w:rPr>
          <w:rFonts w:ascii="Calibri" w:hAnsi="Calibri" w:cs="Calibri"/>
          <w:color w:val="auto"/>
        </w:rPr>
      </w:pPr>
      <w:r w:rsidRPr="00354BF3">
        <w:rPr>
          <w:color w:val="auto"/>
        </w:rPr>
        <w:t>Figure 21. The method that converts a binary image to a binary array.</w:t>
      </w:r>
    </w:p>
    <w:p w14:paraId="74B67C6B" w14:textId="0F578F58" w:rsidR="003F4323" w:rsidRPr="00584CC9" w:rsidRDefault="0056498D" w:rsidP="0048246E">
      <w:pPr>
        <w:jc w:val="both"/>
        <w:rPr>
          <w:rFonts w:ascii="Arial" w:hAnsi="Arial" w:cs="Arial"/>
        </w:rPr>
      </w:pPr>
      <w:r w:rsidRPr="00584CC9">
        <w:rPr>
          <w:rFonts w:ascii="Arial" w:hAnsi="Arial" w:cs="Arial"/>
        </w:rPr>
        <w:t xml:space="preserve">In the helper file, </w:t>
      </w:r>
      <w:r w:rsidR="000378B3" w:rsidRPr="00584CC9">
        <w:rPr>
          <w:rFonts w:ascii="Arial" w:hAnsi="Arial" w:cs="Arial"/>
        </w:rPr>
        <w:t>there are functions that allow the saving of images and arrays to file, and the generation of graphs/plots.</w:t>
      </w:r>
    </w:p>
    <w:p w14:paraId="559830E7" w14:textId="77777777" w:rsidR="0056498D" w:rsidRDefault="0056498D" w:rsidP="0048246E">
      <w:pPr>
        <w:jc w:val="both"/>
        <w:rPr>
          <w:rFonts w:ascii="Calibri" w:hAnsi="Calibri" w:cs="Calibri"/>
        </w:rPr>
      </w:pPr>
    </w:p>
    <w:p w14:paraId="1A458CB4" w14:textId="56532770" w:rsidR="008B07D7" w:rsidRPr="00584CC9" w:rsidRDefault="008B07D7" w:rsidP="008B07D7">
      <w:pPr>
        <w:pStyle w:val="Heading2"/>
        <w:rPr>
          <w:rFonts w:cs="Arial"/>
        </w:rPr>
      </w:pPr>
      <w:bookmarkStart w:id="71" w:name="_Toc113560269"/>
      <w:r w:rsidRPr="00584CC9">
        <w:rPr>
          <w:rFonts w:cs="Arial"/>
        </w:rPr>
        <w:t>5.4 Main Class</w:t>
      </w:r>
      <w:bookmarkEnd w:id="71"/>
    </w:p>
    <w:p w14:paraId="385BA37B" w14:textId="1BF22521" w:rsidR="008B07D7" w:rsidRDefault="008B07D7" w:rsidP="0048246E">
      <w:pPr>
        <w:jc w:val="both"/>
        <w:rPr>
          <w:rFonts w:ascii="Calibri" w:hAnsi="Calibri" w:cs="Calibri"/>
        </w:rPr>
      </w:pPr>
    </w:p>
    <w:p w14:paraId="338725E6" w14:textId="7E8A6452" w:rsidR="00214A62" w:rsidRDefault="006023A0" w:rsidP="0048246E">
      <w:pPr>
        <w:jc w:val="both"/>
        <w:rPr>
          <w:rFonts w:ascii="Calibri" w:hAnsi="Calibri" w:cs="Calibri"/>
        </w:rPr>
      </w:pPr>
      <w:r w:rsidRPr="00584CC9">
        <w:rPr>
          <w:rFonts w:ascii="Arial" w:hAnsi="Arial" w:cs="Arial"/>
        </w:rPr>
        <w:t>All</w:t>
      </w:r>
      <w:r w:rsidR="0067437D" w:rsidRPr="00584CC9">
        <w:rPr>
          <w:rFonts w:ascii="Arial" w:hAnsi="Arial" w:cs="Arial"/>
        </w:rPr>
        <w:t xml:space="preserve"> the classes, objects and helper functions</w:t>
      </w:r>
      <w:r w:rsidRPr="00584CC9">
        <w:rPr>
          <w:rFonts w:ascii="Arial" w:hAnsi="Arial" w:cs="Arial"/>
        </w:rPr>
        <w:t xml:space="preserve"> mentioned in this chapter</w:t>
      </w:r>
      <w:r w:rsidR="0067437D" w:rsidRPr="00584CC9">
        <w:rPr>
          <w:rFonts w:ascii="Arial" w:hAnsi="Arial" w:cs="Arial"/>
        </w:rPr>
        <w:t xml:space="preserve"> come together to form the algorithmic loop.</w:t>
      </w:r>
      <w:r w:rsidR="00297D39" w:rsidRPr="00584CC9">
        <w:rPr>
          <w:rFonts w:ascii="Arial" w:hAnsi="Arial" w:cs="Arial"/>
        </w:rPr>
        <w:t xml:space="preserve"> The full algorithm can be seen in Appendix A</w:t>
      </w:r>
      <w:r w:rsidR="0053558C" w:rsidRPr="00584CC9">
        <w:rPr>
          <w:rFonts w:ascii="Arial" w:hAnsi="Arial" w:cs="Arial"/>
        </w:rPr>
        <w:t xml:space="preserve"> – </w:t>
      </w:r>
      <w:r w:rsidR="00FC59C6">
        <w:rPr>
          <w:rFonts w:ascii="Arial" w:hAnsi="Arial" w:cs="Arial"/>
        </w:rPr>
        <w:t>Source</w:t>
      </w:r>
      <w:r w:rsidR="0053558C" w:rsidRPr="00584CC9">
        <w:rPr>
          <w:rFonts w:ascii="Arial" w:hAnsi="Arial" w:cs="Arial"/>
        </w:rPr>
        <w:t xml:space="preserve"> </w:t>
      </w:r>
      <w:r w:rsidR="00FC59C6">
        <w:rPr>
          <w:rFonts w:ascii="Arial" w:hAnsi="Arial" w:cs="Arial"/>
        </w:rPr>
        <w:t>C</w:t>
      </w:r>
      <w:r w:rsidR="0053558C" w:rsidRPr="00584CC9">
        <w:rPr>
          <w:rFonts w:ascii="Arial" w:hAnsi="Arial" w:cs="Arial"/>
        </w:rPr>
        <w:t>ode</w:t>
      </w:r>
      <w:r w:rsidR="00297D39" w:rsidRPr="00584CC9">
        <w:rPr>
          <w:rFonts w:ascii="Arial" w:hAnsi="Arial" w:cs="Arial"/>
        </w:rPr>
        <w:t>.</w:t>
      </w:r>
      <w:r w:rsidR="000E1C0A" w:rsidRPr="00584CC9">
        <w:rPr>
          <w:rFonts w:ascii="Arial" w:hAnsi="Arial" w:cs="Arial"/>
        </w:rPr>
        <w:t xml:space="preserve"> </w:t>
      </w:r>
      <w:r w:rsidR="00797AF2" w:rsidRPr="00584CC9">
        <w:rPr>
          <w:rFonts w:ascii="Arial" w:hAnsi="Arial" w:cs="Arial"/>
        </w:rPr>
        <w:t>Apart from the main method</w:t>
      </w:r>
      <w:r w:rsidR="00797AF2">
        <w:rPr>
          <w:rFonts w:ascii="Calibri" w:hAnsi="Calibri" w:cs="Calibri"/>
        </w:rPr>
        <w:t xml:space="preserve"> (</w:t>
      </w:r>
      <w:r w:rsidR="00797AF2" w:rsidRPr="000D79ED">
        <w:rPr>
          <w:rFonts w:ascii="Courier10PitchBT-Roman" w:hAnsi="Courier10PitchBT-Roman" w:cs="Courier10PitchBT-Roman"/>
        </w:rPr>
        <w:t>run_algorithm</w:t>
      </w:r>
      <w:r w:rsidR="006134C1" w:rsidRPr="000D79ED">
        <w:rPr>
          <w:rFonts w:ascii="Courier10PitchBT-Roman" w:hAnsi="Courier10PitchBT-Roman" w:cs="Courier10PitchBT-Roman"/>
        </w:rPr>
        <w:t>()</w:t>
      </w:r>
      <w:r w:rsidR="00797AF2" w:rsidRPr="00584CC9">
        <w:rPr>
          <w:rFonts w:ascii="Arial" w:hAnsi="Arial" w:cs="Arial"/>
        </w:rPr>
        <w:t xml:space="preserve">), another method can be found in this class. </w:t>
      </w:r>
      <w:r w:rsidR="00797AF2" w:rsidRPr="000D79ED">
        <w:rPr>
          <w:rFonts w:ascii="Courier10PitchBT-Roman" w:hAnsi="Courier10PitchBT-Roman" w:cs="Courier10PitchBT-Roman"/>
        </w:rPr>
        <w:t>initialise</w:t>
      </w:r>
      <w:r w:rsidR="006134C1">
        <w:rPr>
          <w:rFonts w:ascii="Courier10PitchBT-Roman" w:hAnsi="Courier10PitchBT-Roman" w:cs="Courier10PitchBT-Roman"/>
          <w:sz w:val="22"/>
          <w:szCs w:val="22"/>
        </w:rPr>
        <w:t>()</w:t>
      </w:r>
      <w:r w:rsidR="00797AF2">
        <w:rPr>
          <w:rFonts w:ascii="Calibri" w:hAnsi="Calibri" w:cs="Calibri"/>
        </w:rPr>
        <w:t xml:space="preserve"> </w:t>
      </w:r>
      <w:r w:rsidR="00797AF2" w:rsidRPr="00584CC9">
        <w:rPr>
          <w:rFonts w:ascii="Arial" w:hAnsi="Arial" w:cs="Arial"/>
        </w:rPr>
        <w:t>is used to create the very first generation of the population.</w:t>
      </w:r>
    </w:p>
    <w:p w14:paraId="413559FB" w14:textId="36C9D5FD" w:rsidR="00797AF2" w:rsidRDefault="00797AF2" w:rsidP="0048246E">
      <w:pPr>
        <w:jc w:val="both"/>
        <w:rPr>
          <w:rFonts w:ascii="Calibri" w:hAnsi="Calibri" w:cs="Calibri"/>
        </w:rPr>
      </w:pPr>
    </w:p>
    <w:p w14:paraId="2C25BBBB" w14:textId="72285B5D" w:rsidR="00797AF2" w:rsidRDefault="000462EB" w:rsidP="00797AF2">
      <w:pPr>
        <w:keepNext/>
        <w:jc w:val="center"/>
      </w:pPr>
      <w:r w:rsidRPr="000462EB">
        <w:rPr>
          <w:noProof/>
        </w:rPr>
        <w:lastRenderedPageBreak/>
        <w:drawing>
          <wp:inline distT="0" distB="0" distL="0" distR="0" wp14:anchorId="1145F639" wp14:editId="7947787A">
            <wp:extent cx="5731510" cy="2132330"/>
            <wp:effectExtent l="0" t="0" r="254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5731510" cy="2132330"/>
                    </a:xfrm>
                    <a:prstGeom prst="rect">
                      <a:avLst/>
                    </a:prstGeom>
                  </pic:spPr>
                </pic:pic>
              </a:graphicData>
            </a:graphic>
          </wp:inline>
        </w:drawing>
      </w:r>
    </w:p>
    <w:p w14:paraId="782322A6" w14:textId="178340A3" w:rsidR="00797AF2" w:rsidRPr="00797AF2" w:rsidRDefault="00797AF2" w:rsidP="00797AF2">
      <w:pPr>
        <w:pStyle w:val="Caption"/>
        <w:jc w:val="center"/>
        <w:rPr>
          <w:rFonts w:ascii="Calibri" w:hAnsi="Calibri" w:cs="Calibri"/>
          <w:color w:val="auto"/>
        </w:rPr>
      </w:pPr>
      <w:r w:rsidRPr="000D79ED">
        <w:rPr>
          <w:rFonts w:ascii="Arial" w:hAnsi="Arial" w:cs="Arial"/>
          <w:color w:val="auto"/>
        </w:rPr>
        <w:t>Figure 22. Initialisation of the population</w:t>
      </w:r>
      <w:r w:rsidRPr="00797AF2">
        <w:rPr>
          <w:color w:val="auto"/>
        </w:rPr>
        <w:t>.</w:t>
      </w:r>
    </w:p>
    <w:p w14:paraId="58ED40C8" w14:textId="4084B280" w:rsidR="00214A62" w:rsidRPr="000D79ED" w:rsidRDefault="000462EB" w:rsidP="0048246E">
      <w:pPr>
        <w:jc w:val="both"/>
        <w:rPr>
          <w:rFonts w:ascii="Arial" w:hAnsi="Arial" w:cs="Arial"/>
        </w:rPr>
      </w:pPr>
      <w:r w:rsidRPr="000D79ED">
        <w:rPr>
          <w:rFonts w:ascii="Arial" w:hAnsi="Arial" w:cs="Arial"/>
        </w:rPr>
        <w:t>This method returns a 3D list; population &gt; individual &gt; chromosome. The 0s and 1s are the genes. Apart from saving images and logs for each run, messages are being printed on screen to inform the user of  the state of the algorithm.</w:t>
      </w:r>
    </w:p>
    <w:p w14:paraId="3DC0BD94" w14:textId="2635B1E1" w:rsidR="000462EB" w:rsidRDefault="000462EB" w:rsidP="0048246E">
      <w:pPr>
        <w:jc w:val="both"/>
        <w:rPr>
          <w:rFonts w:ascii="Calibri" w:hAnsi="Calibri" w:cs="Calibri"/>
        </w:rPr>
      </w:pPr>
    </w:p>
    <w:p w14:paraId="12FED1E5" w14:textId="77777777" w:rsidR="000462EB" w:rsidRDefault="000462EB" w:rsidP="000462EB">
      <w:pPr>
        <w:keepNext/>
        <w:jc w:val="center"/>
      </w:pPr>
      <w:r w:rsidRPr="000462EB">
        <w:rPr>
          <w:rFonts w:ascii="Calibri" w:hAnsi="Calibri" w:cs="Calibri"/>
          <w:noProof/>
        </w:rPr>
        <w:drawing>
          <wp:inline distT="0" distB="0" distL="0" distR="0" wp14:anchorId="47228840" wp14:editId="12D1ECF3">
            <wp:extent cx="3172268" cy="243874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3172268" cy="2438740"/>
                    </a:xfrm>
                    <a:prstGeom prst="rect">
                      <a:avLst/>
                    </a:prstGeom>
                  </pic:spPr>
                </pic:pic>
              </a:graphicData>
            </a:graphic>
          </wp:inline>
        </w:drawing>
      </w:r>
    </w:p>
    <w:p w14:paraId="5D3090B3" w14:textId="183FE4B8" w:rsidR="00EA087F" w:rsidRDefault="000462EB" w:rsidP="00EA087F">
      <w:pPr>
        <w:pStyle w:val="Caption"/>
        <w:jc w:val="center"/>
        <w:rPr>
          <w:rFonts w:ascii="Arial" w:hAnsi="Arial" w:cs="Arial"/>
          <w:color w:val="auto"/>
        </w:rPr>
      </w:pPr>
      <w:r w:rsidRPr="000D79ED">
        <w:rPr>
          <w:rFonts w:ascii="Arial" w:hAnsi="Arial" w:cs="Arial"/>
          <w:color w:val="auto"/>
        </w:rPr>
        <w:t xml:space="preserve">Figure 23. Snapshot of </w:t>
      </w:r>
      <w:r w:rsidR="0052010C">
        <w:rPr>
          <w:rFonts w:ascii="Arial" w:hAnsi="Arial" w:cs="Arial"/>
          <w:color w:val="auto"/>
        </w:rPr>
        <w:t xml:space="preserve">an </w:t>
      </w:r>
      <w:r w:rsidRPr="000D79ED">
        <w:rPr>
          <w:rFonts w:ascii="Arial" w:hAnsi="Arial" w:cs="Arial"/>
          <w:color w:val="auto"/>
        </w:rPr>
        <w:t xml:space="preserve">algorithm run printed </w:t>
      </w:r>
      <w:r w:rsidR="00843C14">
        <w:rPr>
          <w:rFonts w:ascii="Arial" w:hAnsi="Arial" w:cs="Arial"/>
          <w:color w:val="auto"/>
        </w:rPr>
        <w:t>on screen</w:t>
      </w:r>
      <w:r w:rsidRPr="000D79ED">
        <w:rPr>
          <w:rFonts w:ascii="Arial" w:hAnsi="Arial" w:cs="Arial"/>
          <w:color w:val="auto"/>
        </w:rPr>
        <w:t>.</w:t>
      </w:r>
    </w:p>
    <w:p w14:paraId="40CCFB4C" w14:textId="12D15779" w:rsidR="00974148" w:rsidRDefault="00974148" w:rsidP="00974148"/>
    <w:p w14:paraId="04156DAA" w14:textId="0FE48E45" w:rsidR="00974148" w:rsidRDefault="00974148" w:rsidP="00974148"/>
    <w:p w14:paraId="4E32A1BE" w14:textId="75ECF98E" w:rsidR="00974148" w:rsidRDefault="00974148" w:rsidP="00974148"/>
    <w:p w14:paraId="1F2EC316" w14:textId="0B637679" w:rsidR="00974148" w:rsidRDefault="00974148" w:rsidP="00974148"/>
    <w:p w14:paraId="01C4B0D0" w14:textId="304194C0" w:rsidR="00974148" w:rsidRDefault="00974148" w:rsidP="00974148"/>
    <w:p w14:paraId="5EF45B92" w14:textId="67509FDA" w:rsidR="00974148" w:rsidRDefault="00974148" w:rsidP="00974148"/>
    <w:p w14:paraId="1B115992" w14:textId="2CF6FB3A" w:rsidR="00974148" w:rsidRDefault="00974148" w:rsidP="00974148"/>
    <w:p w14:paraId="1A109965" w14:textId="7969ED26" w:rsidR="00974148" w:rsidRDefault="00974148" w:rsidP="00974148"/>
    <w:p w14:paraId="6FBBB6EC" w14:textId="207D1610" w:rsidR="00974148" w:rsidRDefault="00974148" w:rsidP="00974148"/>
    <w:p w14:paraId="79C41C88" w14:textId="7A0F6E50" w:rsidR="00974148" w:rsidRDefault="00974148" w:rsidP="00974148"/>
    <w:p w14:paraId="3D07DBD0" w14:textId="42ACE065" w:rsidR="00974148" w:rsidRDefault="00974148" w:rsidP="00974148"/>
    <w:p w14:paraId="7D2952DC" w14:textId="12ECBFF9" w:rsidR="00974148" w:rsidRDefault="00974148" w:rsidP="00974148"/>
    <w:p w14:paraId="1F8D7506" w14:textId="6362DC63" w:rsidR="00974148" w:rsidRDefault="00974148" w:rsidP="00974148"/>
    <w:p w14:paraId="62ADAA30" w14:textId="77777777" w:rsidR="00974148" w:rsidRPr="00974148" w:rsidRDefault="00974148" w:rsidP="00974148"/>
    <w:p w14:paraId="6AB255F7" w14:textId="16C8249C" w:rsidR="00CC6A09" w:rsidRPr="00584CC9" w:rsidRDefault="00221729" w:rsidP="00221729">
      <w:pPr>
        <w:pStyle w:val="Heading1"/>
        <w:rPr>
          <w:rFonts w:cs="Arial"/>
        </w:rPr>
      </w:pPr>
      <w:bookmarkStart w:id="72" w:name="_Toc113560270"/>
      <w:r w:rsidRPr="00584CC9">
        <w:rPr>
          <w:rFonts w:cs="Arial"/>
        </w:rPr>
        <w:lastRenderedPageBreak/>
        <w:t xml:space="preserve">6 </w:t>
      </w:r>
      <w:r w:rsidR="00CC6A09" w:rsidRPr="00584CC9">
        <w:rPr>
          <w:rFonts w:cs="Arial"/>
        </w:rPr>
        <w:t>Testing</w:t>
      </w:r>
      <w:bookmarkEnd w:id="72"/>
    </w:p>
    <w:p w14:paraId="0A501286" w14:textId="77777777" w:rsidR="006D0ABB" w:rsidRPr="006D0ABB" w:rsidRDefault="006D0ABB" w:rsidP="00CC6A09">
      <w:pPr>
        <w:jc w:val="both"/>
        <w:rPr>
          <w:rFonts w:ascii="Calibri" w:hAnsi="Calibri" w:cs="Calibri"/>
          <w:b/>
          <w:bCs/>
        </w:rPr>
      </w:pPr>
    </w:p>
    <w:p w14:paraId="38B05EFD" w14:textId="13D87204" w:rsidR="00B43543" w:rsidRDefault="00491EE0" w:rsidP="00D52272">
      <w:pPr>
        <w:autoSpaceDE w:val="0"/>
        <w:autoSpaceDN w:val="0"/>
        <w:adjustRightInd w:val="0"/>
        <w:spacing w:line="276" w:lineRule="auto"/>
        <w:jc w:val="both"/>
        <w:rPr>
          <w:rFonts w:ascii="Arial" w:hAnsi="Arial" w:cs="Arial"/>
        </w:rPr>
      </w:pPr>
      <w:r w:rsidRPr="00491EE0">
        <w:rPr>
          <w:rFonts w:ascii="Arial" w:hAnsi="Arial" w:cs="Arial"/>
        </w:rPr>
        <w:t xml:space="preserve">Testing took place throughout the development process. The testing methods included manual visual testing, debugging through visual feedback (print statements), and testing via unit testing. </w:t>
      </w:r>
      <w:r w:rsidR="000D79ED" w:rsidRPr="000D79ED">
        <w:rPr>
          <w:rFonts w:ascii="Arial" w:hAnsi="Arial" w:cs="Arial"/>
        </w:rPr>
        <w:t>Unit tests provide a framework for testing the functionality of the code. Tests were written</w:t>
      </w:r>
      <w:r w:rsidR="000D79ED">
        <w:rPr>
          <w:rFonts w:ascii="Calibri" w:hAnsi="Calibri" w:cs="Calibri"/>
        </w:rPr>
        <w:t xml:space="preserve"> </w:t>
      </w:r>
      <w:r w:rsidR="000D79ED" w:rsidRPr="000D79ED">
        <w:rPr>
          <w:rFonts w:ascii="Arial" w:hAnsi="Arial" w:cs="Arial"/>
        </w:rPr>
        <w:t>using the</w:t>
      </w:r>
      <w:r w:rsidR="000D79ED">
        <w:rPr>
          <w:rFonts w:ascii="Calibri" w:hAnsi="Calibri" w:cs="Calibri"/>
        </w:rPr>
        <w:t xml:space="preserve"> </w:t>
      </w:r>
      <w:r w:rsidR="000D79ED" w:rsidRPr="000D79ED">
        <w:rPr>
          <w:rFonts w:ascii="Courier10PitchBT-Roman" w:hAnsi="Courier10PitchBT-Roman" w:cs="Courier10PitchBT-Roman"/>
        </w:rPr>
        <w:t>unittest</w:t>
      </w:r>
      <w:r w:rsidR="00974148">
        <w:rPr>
          <w:rFonts w:ascii="Courier10PitchBT-Roman" w:hAnsi="Courier10PitchBT-Roman" w:cs="Courier10PitchBT-Roman"/>
        </w:rPr>
        <w:t xml:space="preserve"> </w:t>
      </w:r>
      <w:r w:rsidR="000D79ED" w:rsidRPr="000D79ED">
        <w:rPr>
          <w:rFonts w:ascii="Arial" w:hAnsi="Arial" w:cs="Arial"/>
        </w:rPr>
        <w:t>framework</w:t>
      </w:r>
      <w:r w:rsidR="00146D20">
        <w:rPr>
          <w:rFonts w:ascii="Arial" w:hAnsi="Arial" w:cs="Arial"/>
        </w:rPr>
        <w:t xml:space="preserve">, and specifically the </w:t>
      </w:r>
      <w:r w:rsidR="00146D20" w:rsidRPr="00146D20">
        <w:rPr>
          <w:rFonts w:ascii="Courier10PitchBT-Roman" w:hAnsi="Courier10PitchBT-Roman" w:cs="Courier10PitchBT-Roman"/>
        </w:rPr>
        <w:t>TestCase</w:t>
      </w:r>
      <w:r w:rsidR="00146D20">
        <w:rPr>
          <w:rFonts w:ascii="Arial" w:hAnsi="Arial" w:cs="Arial"/>
        </w:rPr>
        <w:t xml:space="preserve"> class</w:t>
      </w:r>
      <w:r w:rsidR="000D79ED" w:rsidRPr="000D79ED">
        <w:rPr>
          <w:rFonts w:ascii="Arial" w:hAnsi="Arial" w:cs="Arial"/>
        </w:rPr>
        <w:t>.</w:t>
      </w:r>
      <w:r w:rsidR="00122C97">
        <w:rPr>
          <w:rFonts w:ascii="Arial" w:hAnsi="Arial" w:cs="Arial"/>
        </w:rPr>
        <w:t xml:space="preserve"> Tables </w:t>
      </w:r>
      <w:r w:rsidR="007814CF">
        <w:rPr>
          <w:rFonts w:ascii="Arial" w:hAnsi="Arial" w:cs="Arial"/>
        </w:rPr>
        <w:t xml:space="preserve">with all the unit tests of the source code can be seen in Appendix B – Test Reports. </w:t>
      </w:r>
      <w:r w:rsidR="00234150" w:rsidRPr="00234150">
        <w:rPr>
          <w:rFonts w:ascii="Arial" w:hAnsi="Arial" w:cs="Arial"/>
        </w:rPr>
        <w:t>Unit testing was used to test individual methods and overall class or module</w:t>
      </w:r>
      <w:r w:rsidR="00234150">
        <w:rPr>
          <w:rFonts w:ascii="Arial" w:hAnsi="Arial" w:cs="Arial"/>
        </w:rPr>
        <w:t xml:space="preserve"> behaviours</w:t>
      </w:r>
      <w:r w:rsidR="00234150" w:rsidRPr="00234150">
        <w:rPr>
          <w:rFonts w:ascii="Arial" w:hAnsi="Arial" w:cs="Arial"/>
        </w:rPr>
        <w:t xml:space="preserve">. In each of the classes, </w:t>
      </w:r>
      <w:r w:rsidR="00CA15E5">
        <w:rPr>
          <w:rFonts w:ascii="Arial" w:hAnsi="Arial" w:cs="Arial"/>
        </w:rPr>
        <w:t xml:space="preserve">the </w:t>
      </w:r>
      <w:r w:rsidR="00234150" w:rsidRPr="00234150">
        <w:rPr>
          <w:rFonts w:ascii="Arial" w:hAnsi="Arial" w:cs="Arial"/>
        </w:rPr>
        <w:t>code was</w:t>
      </w:r>
      <w:r w:rsidR="00234150">
        <w:rPr>
          <w:rFonts w:ascii="Arial" w:hAnsi="Arial" w:cs="Arial"/>
        </w:rPr>
        <w:t xml:space="preserve"> </w:t>
      </w:r>
      <w:r w:rsidR="00234150" w:rsidRPr="00234150">
        <w:rPr>
          <w:rFonts w:ascii="Arial" w:hAnsi="Arial" w:cs="Arial"/>
        </w:rPr>
        <w:t>decomposed as far as possible into helper methods to keep</w:t>
      </w:r>
      <w:r w:rsidR="008A377F">
        <w:rPr>
          <w:rFonts w:ascii="Arial" w:hAnsi="Arial" w:cs="Arial"/>
        </w:rPr>
        <w:t xml:space="preserve"> the</w:t>
      </w:r>
      <w:r w:rsidR="00234150" w:rsidRPr="00234150">
        <w:rPr>
          <w:rFonts w:ascii="Arial" w:hAnsi="Arial" w:cs="Arial"/>
        </w:rPr>
        <w:t xml:space="preserve"> methods short and more easily testable</w:t>
      </w:r>
      <w:r w:rsidR="00234150">
        <w:rPr>
          <w:rFonts w:ascii="Arial" w:hAnsi="Arial" w:cs="Arial"/>
        </w:rPr>
        <w:t>.</w:t>
      </w:r>
    </w:p>
    <w:p w14:paraId="44EE8D42" w14:textId="0EAE04C1" w:rsidR="00DE3033" w:rsidRDefault="00DE3033" w:rsidP="00D52272">
      <w:pPr>
        <w:spacing w:line="276" w:lineRule="auto"/>
        <w:jc w:val="both"/>
        <w:rPr>
          <w:rFonts w:ascii="Arial" w:hAnsi="Arial" w:cs="Arial"/>
        </w:rPr>
      </w:pPr>
    </w:p>
    <w:p w14:paraId="3607D9E1" w14:textId="77777777" w:rsidR="00DE3033" w:rsidRDefault="00DE3033" w:rsidP="00D52272">
      <w:pPr>
        <w:keepNext/>
        <w:spacing w:line="276" w:lineRule="auto"/>
        <w:jc w:val="center"/>
      </w:pPr>
      <w:r w:rsidRPr="00DE3033">
        <w:rPr>
          <w:rFonts w:ascii="Arial" w:hAnsi="Arial" w:cs="Arial"/>
          <w:noProof/>
        </w:rPr>
        <w:drawing>
          <wp:inline distT="0" distB="0" distL="0" distR="0" wp14:anchorId="71AC94B3" wp14:editId="04D187A6">
            <wp:extent cx="4429743" cy="1914792"/>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3"/>
                    <a:stretch>
                      <a:fillRect/>
                    </a:stretch>
                  </pic:blipFill>
                  <pic:spPr>
                    <a:xfrm>
                      <a:off x="0" y="0"/>
                      <a:ext cx="4429743" cy="1914792"/>
                    </a:xfrm>
                    <a:prstGeom prst="rect">
                      <a:avLst/>
                    </a:prstGeom>
                  </pic:spPr>
                </pic:pic>
              </a:graphicData>
            </a:graphic>
          </wp:inline>
        </w:drawing>
      </w:r>
    </w:p>
    <w:p w14:paraId="0C25D362" w14:textId="48FE4B00" w:rsidR="00CC6A09" w:rsidRPr="00DE3033" w:rsidRDefault="00DE3033" w:rsidP="00D52272">
      <w:pPr>
        <w:pStyle w:val="Caption"/>
        <w:spacing w:line="276" w:lineRule="auto"/>
        <w:jc w:val="center"/>
        <w:rPr>
          <w:rFonts w:ascii="Arial" w:hAnsi="Arial" w:cs="Arial"/>
          <w:color w:val="auto"/>
        </w:rPr>
      </w:pPr>
      <w:r w:rsidRPr="00DE3033">
        <w:rPr>
          <w:rFonts w:ascii="Arial" w:hAnsi="Arial" w:cs="Arial"/>
          <w:color w:val="auto"/>
        </w:rPr>
        <w:t>Figure</w:t>
      </w:r>
      <w:r>
        <w:rPr>
          <w:rFonts w:ascii="Arial" w:hAnsi="Arial" w:cs="Arial"/>
          <w:color w:val="auto"/>
        </w:rPr>
        <w:t xml:space="preserve"> </w:t>
      </w:r>
      <w:r w:rsidRPr="00DE3033">
        <w:rPr>
          <w:rFonts w:ascii="Arial" w:hAnsi="Arial" w:cs="Arial"/>
          <w:color w:val="auto"/>
        </w:rPr>
        <w:t>24. Example of a unit test.</w:t>
      </w:r>
    </w:p>
    <w:p w14:paraId="779EC972" w14:textId="65DC82E5" w:rsidR="00DE3033" w:rsidRDefault="007A6122" w:rsidP="00D52272">
      <w:pPr>
        <w:spacing w:line="276" w:lineRule="auto"/>
        <w:jc w:val="both"/>
        <w:rPr>
          <w:rFonts w:ascii="Arial" w:hAnsi="Arial" w:cs="Arial"/>
        </w:rPr>
      </w:pPr>
      <w:r w:rsidRPr="007A6122">
        <w:rPr>
          <w:rFonts w:ascii="Arial" w:hAnsi="Arial" w:cs="Arial"/>
        </w:rPr>
        <w:t>Lastly</w:t>
      </w:r>
      <w:r>
        <w:rPr>
          <w:rFonts w:ascii="Arial" w:hAnsi="Arial" w:cs="Arial"/>
        </w:rPr>
        <w:t xml:space="preserve">, manual testing was </w:t>
      </w:r>
      <w:r w:rsidR="002437A9">
        <w:rPr>
          <w:rFonts w:ascii="Arial" w:hAnsi="Arial" w:cs="Arial"/>
        </w:rPr>
        <w:t>used</w:t>
      </w:r>
      <w:r>
        <w:rPr>
          <w:rFonts w:ascii="Arial" w:hAnsi="Arial" w:cs="Arial"/>
        </w:rPr>
        <w:t xml:space="preserve"> to confirm that the algorithm could (and would) eventually fully reconstruct an image. Of course, the genome of the original image and a final image could be compared to check if they matched. However, since it is not certain when the algorithm would produce such results, it was preferred to compare the two images manually. Another reason for this choice was time restrictions and unfamiliarity with the testing approach of algorithmic</w:t>
      </w:r>
      <w:r w:rsidR="00AA7C28">
        <w:rPr>
          <w:rFonts w:ascii="Arial" w:hAnsi="Arial" w:cs="Arial"/>
        </w:rPr>
        <w:t xml:space="preserve"> visual</w:t>
      </w:r>
      <w:r>
        <w:rPr>
          <w:rFonts w:ascii="Arial" w:hAnsi="Arial" w:cs="Arial"/>
        </w:rPr>
        <w:t xml:space="preserve"> results.</w:t>
      </w:r>
    </w:p>
    <w:p w14:paraId="59DA74D6" w14:textId="3736A8D4" w:rsidR="00D52272" w:rsidRDefault="00D52272" w:rsidP="007A6122">
      <w:pPr>
        <w:spacing w:line="276" w:lineRule="auto"/>
        <w:jc w:val="both"/>
        <w:rPr>
          <w:rFonts w:ascii="Arial" w:hAnsi="Arial" w:cs="Arial"/>
        </w:rPr>
      </w:pPr>
    </w:p>
    <w:p w14:paraId="46F79CE4" w14:textId="244AA26F" w:rsidR="00974148" w:rsidRDefault="00974148" w:rsidP="007A6122">
      <w:pPr>
        <w:spacing w:line="276" w:lineRule="auto"/>
        <w:jc w:val="both"/>
        <w:rPr>
          <w:rFonts w:ascii="Arial" w:hAnsi="Arial" w:cs="Arial"/>
        </w:rPr>
      </w:pPr>
    </w:p>
    <w:p w14:paraId="5E463A5D" w14:textId="55E37F31" w:rsidR="00974148" w:rsidRDefault="00974148" w:rsidP="007A6122">
      <w:pPr>
        <w:spacing w:line="276" w:lineRule="auto"/>
        <w:jc w:val="both"/>
        <w:rPr>
          <w:rFonts w:ascii="Arial" w:hAnsi="Arial" w:cs="Arial"/>
        </w:rPr>
      </w:pPr>
    </w:p>
    <w:p w14:paraId="13936F18" w14:textId="51949A61" w:rsidR="00974148" w:rsidRDefault="00974148" w:rsidP="007A6122">
      <w:pPr>
        <w:spacing w:line="276" w:lineRule="auto"/>
        <w:jc w:val="both"/>
        <w:rPr>
          <w:rFonts w:ascii="Arial" w:hAnsi="Arial" w:cs="Arial"/>
        </w:rPr>
      </w:pPr>
    </w:p>
    <w:p w14:paraId="4CF35DD8" w14:textId="02C22CB8" w:rsidR="00974148" w:rsidRDefault="00974148" w:rsidP="007A6122">
      <w:pPr>
        <w:spacing w:line="276" w:lineRule="auto"/>
        <w:jc w:val="both"/>
        <w:rPr>
          <w:rFonts w:ascii="Arial" w:hAnsi="Arial" w:cs="Arial"/>
        </w:rPr>
      </w:pPr>
    </w:p>
    <w:p w14:paraId="6E3A3E32" w14:textId="50C3D459" w:rsidR="00974148" w:rsidRDefault="00974148" w:rsidP="007A6122">
      <w:pPr>
        <w:spacing w:line="276" w:lineRule="auto"/>
        <w:jc w:val="both"/>
        <w:rPr>
          <w:rFonts w:ascii="Arial" w:hAnsi="Arial" w:cs="Arial"/>
        </w:rPr>
      </w:pPr>
    </w:p>
    <w:p w14:paraId="03B628C9" w14:textId="5C7301B6" w:rsidR="00974148" w:rsidRDefault="00974148" w:rsidP="007A6122">
      <w:pPr>
        <w:spacing w:line="276" w:lineRule="auto"/>
        <w:jc w:val="both"/>
        <w:rPr>
          <w:rFonts w:ascii="Arial" w:hAnsi="Arial" w:cs="Arial"/>
        </w:rPr>
      </w:pPr>
    </w:p>
    <w:p w14:paraId="43159A67" w14:textId="794E3412" w:rsidR="00974148" w:rsidRDefault="00974148" w:rsidP="007A6122">
      <w:pPr>
        <w:spacing w:line="276" w:lineRule="auto"/>
        <w:jc w:val="both"/>
        <w:rPr>
          <w:rFonts w:ascii="Arial" w:hAnsi="Arial" w:cs="Arial"/>
        </w:rPr>
      </w:pPr>
    </w:p>
    <w:p w14:paraId="483085BC" w14:textId="6ED37F48" w:rsidR="00974148" w:rsidRDefault="00974148" w:rsidP="007A6122">
      <w:pPr>
        <w:spacing w:line="276" w:lineRule="auto"/>
        <w:jc w:val="both"/>
        <w:rPr>
          <w:rFonts w:ascii="Arial" w:hAnsi="Arial" w:cs="Arial"/>
        </w:rPr>
      </w:pPr>
    </w:p>
    <w:p w14:paraId="42C6D90E" w14:textId="028AD774" w:rsidR="00974148" w:rsidRDefault="00974148" w:rsidP="007A6122">
      <w:pPr>
        <w:spacing w:line="276" w:lineRule="auto"/>
        <w:jc w:val="both"/>
        <w:rPr>
          <w:rFonts w:ascii="Arial" w:hAnsi="Arial" w:cs="Arial"/>
        </w:rPr>
      </w:pPr>
    </w:p>
    <w:p w14:paraId="23781DD0" w14:textId="2F5B7417" w:rsidR="00974148" w:rsidRDefault="00974148" w:rsidP="007A6122">
      <w:pPr>
        <w:spacing w:line="276" w:lineRule="auto"/>
        <w:jc w:val="both"/>
        <w:rPr>
          <w:rFonts w:ascii="Arial" w:hAnsi="Arial" w:cs="Arial"/>
        </w:rPr>
      </w:pPr>
    </w:p>
    <w:p w14:paraId="62816481" w14:textId="31109CF2" w:rsidR="00974148" w:rsidRDefault="00974148" w:rsidP="007A6122">
      <w:pPr>
        <w:spacing w:line="276" w:lineRule="auto"/>
        <w:jc w:val="both"/>
        <w:rPr>
          <w:rFonts w:ascii="Arial" w:hAnsi="Arial" w:cs="Arial"/>
        </w:rPr>
      </w:pPr>
    </w:p>
    <w:p w14:paraId="6561C7F4" w14:textId="77777777" w:rsidR="00974148" w:rsidRPr="007A6122" w:rsidRDefault="00974148" w:rsidP="007A6122">
      <w:pPr>
        <w:spacing w:line="276" w:lineRule="auto"/>
        <w:jc w:val="both"/>
        <w:rPr>
          <w:rFonts w:ascii="Arial" w:hAnsi="Arial" w:cs="Arial"/>
        </w:rPr>
      </w:pPr>
    </w:p>
    <w:p w14:paraId="477F6C56" w14:textId="5AB66E47" w:rsidR="004128BB" w:rsidRDefault="00221729" w:rsidP="007172B6">
      <w:pPr>
        <w:pStyle w:val="Heading1"/>
        <w:rPr>
          <w:rFonts w:cs="Arial"/>
          <w:lang w:val="en-US"/>
        </w:rPr>
      </w:pPr>
      <w:bookmarkStart w:id="73" w:name="_Toc112784125"/>
      <w:bookmarkStart w:id="74" w:name="_Toc113560271"/>
      <w:r w:rsidRPr="00584CC9">
        <w:rPr>
          <w:rFonts w:cs="Arial"/>
          <w:lang w:val="en-US"/>
        </w:rPr>
        <w:lastRenderedPageBreak/>
        <w:t>7</w:t>
      </w:r>
      <w:r w:rsidR="004128BB" w:rsidRPr="00584CC9">
        <w:rPr>
          <w:rFonts w:cs="Arial"/>
          <w:lang w:val="en-US"/>
        </w:rPr>
        <w:t xml:space="preserve"> Experimental Study</w:t>
      </w:r>
      <w:bookmarkEnd w:id="73"/>
      <w:r w:rsidRPr="00584CC9">
        <w:rPr>
          <w:rFonts w:cs="Arial"/>
          <w:lang w:val="en-US"/>
        </w:rPr>
        <w:t xml:space="preserve"> and Optimizations</w:t>
      </w:r>
      <w:bookmarkEnd w:id="74"/>
    </w:p>
    <w:p w14:paraId="23B1719C" w14:textId="69604303" w:rsidR="001470B9" w:rsidRDefault="001470B9" w:rsidP="001470B9">
      <w:pPr>
        <w:rPr>
          <w:lang w:val="en-US"/>
        </w:rPr>
      </w:pPr>
    </w:p>
    <w:p w14:paraId="2CF7C606" w14:textId="57C2D7FA" w:rsidR="001470B9" w:rsidRDefault="001470B9" w:rsidP="001470B9">
      <w:pPr>
        <w:pStyle w:val="Heading2"/>
        <w:rPr>
          <w:lang w:val="en-US"/>
        </w:rPr>
      </w:pPr>
      <w:bookmarkStart w:id="75" w:name="_Toc113560272"/>
      <w:r>
        <w:rPr>
          <w:lang w:val="en-US"/>
        </w:rPr>
        <w:t>7.1 The Hypothes</w:t>
      </w:r>
      <w:r w:rsidR="00771297">
        <w:rPr>
          <w:lang w:val="en-US"/>
        </w:rPr>
        <w:t>is</w:t>
      </w:r>
      <w:bookmarkEnd w:id="75"/>
    </w:p>
    <w:p w14:paraId="73328DA3" w14:textId="75709076" w:rsidR="001470B9" w:rsidRDefault="001470B9" w:rsidP="001470B9">
      <w:pPr>
        <w:rPr>
          <w:lang w:val="en-US"/>
        </w:rPr>
      </w:pPr>
    </w:p>
    <w:p w14:paraId="7A62EE95" w14:textId="543685A9" w:rsidR="001470B9" w:rsidRPr="0009522B" w:rsidRDefault="005658FC" w:rsidP="0009522B">
      <w:pPr>
        <w:spacing w:line="276" w:lineRule="auto"/>
        <w:jc w:val="both"/>
        <w:rPr>
          <w:rFonts w:ascii="Arial" w:hAnsi="Arial" w:cs="Arial"/>
          <w:lang w:val="en-US"/>
        </w:rPr>
      </w:pPr>
      <w:r w:rsidRPr="0009522B">
        <w:rPr>
          <w:rFonts w:ascii="Arial" w:hAnsi="Arial" w:cs="Arial"/>
          <w:lang w:val="en-US"/>
        </w:rPr>
        <w:t>Since an experiment will be conducted, this is a good point to set our hypotheses.</w:t>
      </w:r>
      <w:ins w:id="76" w:author="g. magoulas [2]" w:date="2022-09-14T23:53:00Z">
        <w:r w:rsidR="00DC6E8B">
          <w:rPr>
            <w:rFonts w:ascii="Arial" w:hAnsi="Arial" w:cs="Arial"/>
            <w:lang w:val="en-US"/>
          </w:rPr>
          <w:t xml:space="preserve"> </w:t>
        </w:r>
      </w:ins>
    </w:p>
    <w:p w14:paraId="5A99964C" w14:textId="5127BC46" w:rsidR="005658FC" w:rsidRDefault="005658FC" w:rsidP="001470B9">
      <w:pPr>
        <w:rPr>
          <w:lang w:val="en-US"/>
        </w:rPr>
      </w:pPr>
    </w:p>
    <w:tbl>
      <w:tblPr>
        <w:tblStyle w:val="TableGrid"/>
        <w:tblW w:w="0" w:type="auto"/>
        <w:jc w:val="center"/>
        <w:tblLook w:val="04A0" w:firstRow="1" w:lastRow="0" w:firstColumn="1" w:lastColumn="0" w:noHBand="0" w:noVBand="1"/>
      </w:tblPr>
      <w:tblGrid>
        <w:gridCol w:w="4508"/>
        <w:gridCol w:w="4508"/>
      </w:tblGrid>
      <w:tr w:rsidR="005658FC" w14:paraId="6780CB42" w14:textId="77777777" w:rsidTr="005658FC">
        <w:trPr>
          <w:jc w:val="center"/>
        </w:trPr>
        <w:tc>
          <w:tcPr>
            <w:tcW w:w="4508" w:type="dxa"/>
          </w:tcPr>
          <w:p w14:paraId="7B173A2C" w14:textId="0EA53F59" w:rsidR="005658FC" w:rsidRPr="005658FC" w:rsidRDefault="005658FC" w:rsidP="005658FC">
            <w:pPr>
              <w:jc w:val="center"/>
              <w:rPr>
                <w:rFonts w:ascii="Arial" w:hAnsi="Arial" w:cs="Arial"/>
                <w:b/>
                <w:bCs/>
                <w:lang w:val="en-US"/>
              </w:rPr>
            </w:pPr>
            <w:r w:rsidRPr="005658FC">
              <w:rPr>
                <w:rFonts w:ascii="Arial" w:hAnsi="Arial" w:cs="Arial"/>
                <w:b/>
                <w:bCs/>
                <w:lang w:val="en-US"/>
              </w:rPr>
              <w:t>Null Hypothesis (H</w:t>
            </w:r>
            <w:r w:rsidR="00461445" w:rsidRPr="00461445">
              <w:rPr>
                <w:rFonts w:ascii="Arial" w:hAnsi="Arial" w:cs="Arial"/>
                <w:b/>
                <w:bCs/>
                <w:vertAlign w:val="subscript"/>
                <w:lang w:val="en-US"/>
              </w:rPr>
              <w:t>0</w:t>
            </w:r>
            <w:r w:rsidRPr="005658FC">
              <w:rPr>
                <w:rFonts w:ascii="Arial" w:hAnsi="Arial" w:cs="Arial"/>
                <w:b/>
                <w:bCs/>
                <w:lang w:val="en-US"/>
              </w:rPr>
              <w:t>)</w:t>
            </w:r>
          </w:p>
        </w:tc>
        <w:tc>
          <w:tcPr>
            <w:tcW w:w="4508" w:type="dxa"/>
          </w:tcPr>
          <w:p w14:paraId="451F9415" w14:textId="0BFE301A" w:rsidR="005658FC" w:rsidRPr="005658FC" w:rsidRDefault="005658FC" w:rsidP="005658FC">
            <w:pPr>
              <w:jc w:val="center"/>
              <w:rPr>
                <w:rFonts w:ascii="Arial" w:hAnsi="Arial" w:cs="Arial"/>
                <w:b/>
                <w:bCs/>
                <w:lang w:val="en-US"/>
              </w:rPr>
            </w:pPr>
            <w:r w:rsidRPr="005658FC">
              <w:rPr>
                <w:rFonts w:ascii="Arial" w:hAnsi="Arial" w:cs="Arial"/>
                <w:b/>
                <w:bCs/>
                <w:lang w:val="en-US"/>
              </w:rPr>
              <w:t>Alternative Hypothesis (H</w:t>
            </w:r>
            <w:r w:rsidRPr="005658FC">
              <w:rPr>
                <w:rFonts w:ascii="Arial" w:hAnsi="Arial" w:cs="Arial"/>
                <w:b/>
                <w:bCs/>
                <w:vertAlign w:val="subscript"/>
                <w:lang w:val="en-US"/>
              </w:rPr>
              <w:t>A</w:t>
            </w:r>
            <w:r w:rsidRPr="005658FC">
              <w:rPr>
                <w:rFonts w:ascii="Arial" w:hAnsi="Arial" w:cs="Arial"/>
                <w:b/>
                <w:bCs/>
                <w:lang w:val="en-US"/>
              </w:rPr>
              <w:t>)</w:t>
            </w:r>
          </w:p>
        </w:tc>
      </w:tr>
      <w:tr w:rsidR="005658FC" w14:paraId="074F6209" w14:textId="77777777" w:rsidTr="005658FC">
        <w:trPr>
          <w:jc w:val="center"/>
        </w:trPr>
        <w:tc>
          <w:tcPr>
            <w:tcW w:w="4508" w:type="dxa"/>
          </w:tcPr>
          <w:p w14:paraId="530296D1" w14:textId="6FF36C95" w:rsidR="005658FC" w:rsidRPr="005658FC" w:rsidRDefault="005658FC" w:rsidP="005658FC">
            <w:pPr>
              <w:rPr>
                <w:rFonts w:ascii="Arial" w:hAnsi="Arial" w:cs="Arial"/>
                <w:lang w:val="en-US"/>
              </w:rPr>
            </w:pPr>
            <w:r>
              <w:rPr>
                <w:rFonts w:ascii="Arial" w:hAnsi="Arial" w:cs="Arial"/>
                <w:lang w:val="en-US"/>
              </w:rPr>
              <w:t xml:space="preserve">The uniform crossover method </w:t>
            </w:r>
            <w:r w:rsidRPr="005658FC">
              <w:rPr>
                <w:rFonts w:ascii="Arial" w:hAnsi="Arial" w:cs="Arial"/>
                <w:b/>
                <w:bCs/>
                <w:i/>
                <w:iCs/>
                <w:lang w:val="en-US"/>
              </w:rPr>
              <w:t>has no effect</w:t>
            </w:r>
            <w:r>
              <w:rPr>
                <w:rFonts w:ascii="Arial" w:hAnsi="Arial" w:cs="Arial"/>
                <w:lang w:val="en-US"/>
              </w:rPr>
              <w:t xml:space="preserve"> on algorithm</w:t>
            </w:r>
            <w:r w:rsidR="00B67C41">
              <w:rPr>
                <w:rFonts w:ascii="Arial" w:hAnsi="Arial" w:cs="Arial"/>
                <w:lang w:val="en-US"/>
              </w:rPr>
              <w:t>ic</w:t>
            </w:r>
            <w:r>
              <w:rPr>
                <w:rFonts w:ascii="Arial" w:hAnsi="Arial" w:cs="Arial"/>
                <w:lang w:val="en-US"/>
              </w:rPr>
              <w:t xml:space="preserve"> performance compared to the single-point and double-point crossover methods.</w:t>
            </w:r>
          </w:p>
        </w:tc>
        <w:tc>
          <w:tcPr>
            <w:tcW w:w="4508" w:type="dxa"/>
          </w:tcPr>
          <w:p w14:paraId="2560A2B9" w14:textId="640118B1" w:rsidR="005658FC" w:rsidRPr="005658FC" w:rsidRDefault="005658FC" w:rsidP="005658FC">
            <w:pPr>
              <w:rPr>
                <w:rFonts w:ascii="Arial" w:hAnsi="Arial" w:cs="Arial"/>
                <w:lang w:val="en-US"/>
              </w:rPr>
            </w:pPr>
            <w:r>
              <w:rPr>
                <w:rFonts w:ascii="Arial" w:hAnsi="Arial" w:cs="Arial"/>
                <w:lang w:val="en-US"/>
              </w:rPr>
              <w:t xml:space="preserve">The uniform crossover method </w:t>
            </w:r>
            <w:r w:rsidRPr="005658FC">
              <w:rPr>
                <w:rFonts w:ascii="Arial" w:hAnsi="Arial" w:cs="Arial"/>
                <w:b/>
                <w:bCs/>
                <w:i/>
                <w:iCs/>
                <w:lang w:val="en-US"/>
              </w:rPr>
              <w:t>has</w:t>
            </w:r>
            <w:r>
              <w:rPr>
                <w:rFonts w:ascii="Arial" w:hAnsi="Arial" w:cs="Arial"/>
                <w:b/>
                <w:bCs/>
                <w:i/>
                <w:iCs/>
                <w:lang w:val="en-US"/>
              </w:rPr>
              <w:t xml:space="preserve"> an</w:t>
            </w:r>
            <w:r w:rsidRPr="005658FC">
              <w:rPr>
                <w:rFonts w:ascii="Arial" w:hAnsi="Arial" w:cs="Arial"/>
                <w:b/>
                <w:bCs/>
                <w:i/>
                <w:iCs/>
                <w:lang w:val="en-US"/>
              </w:rPr>
              <w:t xml:space="preserve"> effect</w:t>
            </w:r>
            <w:r>
              <w:rPr>
                <w:rFonts w:ascii="Arial" w:hAnsi="Arial" w:cs="Arial"/>
                <w:lang w:val="en-US"/>
              </w:rPr>
              <w:t xml:space="preserve"> on algorithm</w:t>
            </w:r>
            <w:r w:rsidR="00B67C41">
              <w:rPr>
                <w:rFonts w:ascii="Arial" w:hAnsi="Arial" w:cs="Arial"/>
                <w:lang w:val="en-US"/>
              </w:rPr>
              <w:t>ic</w:t>
            </w:r>
            <w:r>
              <w:rPr>
                <w:rFonts w:ascii="Arial" w:hAnsi="Arial" w:cs="Arial"/>
                <w:lang w:val="en-US"/>
              </w:rPr>
              <w:t xml:space="preserve"> performance compared to the single-point and double-point crossover methods.</w:t>
            </w:r>
          </w:p>
        </w:tc>
      </w:tr>
    </w:tbl>
    <w:p w14:paraId="40A31768" w14:textId="4EE55B47" w:rsidR="009016F5" w:rsidRPr="009016F5" w:rsidRDefault="005658FC" w:rsidP="009016F5">
      <w:pPr>
        <w:jc w:val="center"/>
        <w:rPr>
          <w:rFonts w:ascii="Arial" w:hAnsi="Arial" w:cs="Arial"/>
          <w:i/>
          <w:iCs/>
          <w:sz w:val="18"/>
          <w:szCs w:val="18"/>
        </w:rPr>
      </w:pPr>
      <w:r w:rsidRPr="005658FC">
        <w:rPr>
          <w:rFonts w:ascii="Arial" w:hAnsi="Arial" w:cs="Arial"/>
          <w:i/>
          <w:iCs/>
          <w:sz w:val="18"/>
          <w:szCs w:val="18"/>
        </w:rPr>
        <w:t xml:space="preserve">Table </w:t>
      </w:r>
      <w:r w:rsidR="00974148">
        <w:rPr>
          <w:rFonts w:ascii="Arial" w:hAnsi="Arial" w:cs="Arial"/>
          <w:i/>
          <w:iCs/>
          <w:sz w:val="18"/>
          <w:szCs w:val="18"/>
        </w:rPr>
        <w:t>2</w:t>
      </w:r>
      <w:r w:rsidRPr="005658FC">
        <w:rPr>
          <w:rFonts w:ascii="Arial" w:hAnsi="Arial" w:cs="Arial"/>
          <w:i/>
          <w:iCs/>
          <w:sz w:val="18"/>
          <w:szCs w:val="18"/>
        </w:rPr>
        <w:t>. The hypotheses set for the experiment.</w:t>
      </w:r>
    </w:p>
    <w:p w14:paraId="2F82DA95" w14:textId="5E082421" w:rsidR="004948AE" w:rsidRDefault="004948AE" w:rsidP="0048246E">
      <w:pPr>
        <w:jc w:val="both"/>
        <w:rPr>
          <w:rFonts w:eastAsiaTheme="majorEastAsia" w:cstheme="minorHAnsi"/>
          <w:b/>
          <w:bCs/>
          <w:sz w:val="32"/>
          <w:szCs w:val="32"/>
          <w:lang w:val="en-US"/>
        </w:rPr>
      </w:pPr>
    </w:p>
    <w:p w14:paraId="795EF34F" w14:textId="5C4EEBBC" w:rsidR="00CE021E" w:rsidRDefault="00CE021E" w:rsidP="00CE021E">
      <w:pPr>
        <w:pStyle w:val="Heading2"/>
        <w:rPr>
          <w:lang w:val="en-US"/>
        </w:rPr>
      </w:pPr>
      <w:bookmarkStart w:id="77" w:name="_Toc113560273"/>
      <w:r>
        <w:rPr>
          <w:lang w:val="en-US"/>
        </w:rPr>
        <w:t>7.</w:t>
      </w:r>
      <w:r w:rsidR="001470B9">
        <w:rPr>
          <w:lang w:val="en-US"/>
        </w:rPr>
        <w:t>2</w:t>
      </w:r>
      <w:r>
        <w:rPr>
          <w:lang w:val="en-US"/>
        </w:rPr>
        <w:t xml:space="preserve"> </w:t>
      </w:r>
      <w:r w:rsidR="00C452BE">
        <w:rPr>
          <w:lang w:val="en-US"/>
        </w:rPr>
        <w:t>The E</w:t>
      </w:r>
      <w:r>
        <w:rPr>
          <w:lang w:val="en-US"/>
        </w:rPr>
        <w:t>xperiments</w:t>
      </w:r>
      <w:bookmarkEnd w:id="77"/>
    </w:p>
    <w:p w14:paraId="19518D04" w14:textId="77777777" w:rsidR="00C452BE" w:rsidRPr="00C452BE" w:rsidRDefault="00C452BE" w:rsidP="00C452BE">
      <w:pPr>
        <w:rPr>
          <w:lang w:val="en-US"/>
        </w:rPr>
      </w:pPr>
    </w:p>
    <w:p w14:paraId="11A1A09B" w14:textId="33FEBE06" w:rsidR="00184A63" w:rsidRPr="00584CC9" w:rsidRDefault="004948AE" w:rsidP="00C452BE">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In this section the steps </w:t>
      </w:r>
      <w:r w:rsidR="00396B6B">
        <w:rPr>
          <w:rFonts w:ascii="Arial" w:eastAsiaTheme="majorEastAsia" w:hAnsi="Arial" w:cs="Arial"/>
          <w:lang w:val="en-US"/>
        </w:rPr>
        <w:t>that have been</w:t>
      </w:r>
      <w:r w:rsidRPr="00584CC9">
        <w:rPr>
          <w:rFonts w:ascii="Arial" w:eastAsiaTheme="majorEastAsia" w:hAnsi="Arial" w:cs="Arial"/>
          <w:lang w:val="en-US"/>
        </w:rPr>
        <w:t xml:space="preserve"> taken to test and configure </w:t>
      </w:r>
      <w:r w:rsidR="00396B6B">
        <w:rPr>
          <w:rFonts w:ascii="Arial" w:eastAsiaTheme="majorEastAsia" w:hAnsi="Arial" w:cs="Arial"/>
          <w:lang w:val="en-US"/>
        </w:rPr>
        <w:t>the</w:t>
      </w:r>
      <w:r w:rsidRPr="00584CC9">
        <w:rPr>
          <w:rFonts w:ascii="Arial" w:eastAsiaTheme="majorEastAsia" w:hAnsi="Arial" w:cs="Arial"/>
          <w:lang w:val="en-US"/>
        </w:rPr>
        <w:t xml:space="preserve"> algorithm</w:t>
      </w:r>
      <w:r w:rsidR="00396B6B">
        <w:rPr>
          <w:rFonts w:ascii="Arial" w:eastAsiaTheme="majorEastAsia" w:hAnsi="Arial" w:cs="Arial"/>
          <w:lang w:val="en-US"/>
        </w:rPr>
        <w:t xml:space="preserve"> will be discussed</w:t>
      </w:r>
      <w:r w:rsidRPr="00584CC9">
        <w:rPr>
          <w:rFonts w:ascii="Arial" w:eastAsiaTheme="majorEastAsia" w:hAnsi="Arial" w:cs="Arial"/>
          <w:lang w:val="en-US"/>
        </w:rPr>
        <w:t>.</w:t>
      </w:r>
      <w:r w:rsidR="0033371F">
        <w:rPr>
          <w:rFonts w:ascii="Arial" w:eastAsiaTheme="majorEastAsia" w:hAnsi="Arial" w:cs="Arial"/>
          <w:lang w:val="en-US"/>
        </w:rPr>
        <w:t xml:space="preserve"> This task required experimenting with various combinations of parameter configuring, while </w:t>
      </w:r>
      <w:r w:rsidR="00923CA0">
        <w:rPr>
          <w:rFonts w:ascii="Arial" w:eastAsiaTheme="majorEastAsia" w:hAnsi="Arial" w:cs="Arial"/>
          <w:lang w:val="en-US"/>
        </w:rPr>
        <w:t>considering</w:t>
      </w:r>
      <w:r w:rsidR="0033371F">
        <w:rPr>
          <w:rFonts w:ascii="Arial" w:eastAsiaTheme="majorEastAsia" w:hAnsi="Arial" w:cs="Arial"/>
          <w:lang w:val="en-US"/>
        </w:rPr>
        <w:t xml:space="preserve"> evidence in the literature that would assist this endeavor.</w:t>
      </w:r>
      <w:r w:rsidRPr="00584CC9">
        <w:rPr>
          <w:rFonts w:ascii="Arial" w:eastAsiaTheme="majorEastAsia" w:hAnsi="Arial" w:cs="Arial"/>
          <w:lang w:val="en-US"/>
        </w:rPr>
        <w:t xml:space="preserve"> </w:t>
      </w:r>
      <w:r w:rsidR="00184A63" w:rsidRPr="00584CC9">
        <w:rPr>
          <w:rFonts w:ascii="Arial" w:eastAsiaTheme="majorEastAsia" w:hAnsi="Arial" w:cs="Arial"/>
          <w:lang w:val="en-US"/>
        </w:rPr>
        <w:t xml:space="preserve">For all parameters (excluding Crossover), the single-point crossover was used for the experiments. </w:t>
      </w:r>
    </w:p>
    <w:p w14:paraId="6E8EBBB7" w14:textId="77777777" w:rsidR="00087EA4" w:rsidRPr="00584CC9" w:rsidRDefault="00087EA4" w:rsidP="00C452BE">
      <w:pPr>
        <w:spacing w:line="276" w:lineRule="auto"/>
        <w:jc w:val="both"/>
        <w:rPr>
          <w:rFonts w:ascii="Arial" w:eastAsiaTheme="majorEastAsia" w:hAnsi="Arial" w:cs="Arial"/>
          <w:lang w:val="en-US"/>
        </w:rPr>
      </w:pPr>
    </w:p>
    <w:p w14:paraId="51EEBB3E" w14:textId="505F7044" w:rsidR="00E41ECD" w:rsidRDefault="004948AE" w:rsidP="00C452BE">
      <w:pPr>
        <w:spacing w:line="276" w:lineRule="auto"/>
        <w:jc w:val="both"/>
        <w:rPr>
          <w:ins w:id="78" w:author="George Magoulas" w:date="2022-09-15T00:01:00Z"/>
          <w:rFonts w:ascii="Arial" w:eastAsiaTheme="majorEastAsia" w:hAnsi="Arial" w:cs="Arial"/>
          <w:lang w:val="en-US"/>
        </w:rPr>
      </w:pPr>
      <w:r w:rsidRPr="00584CC9">
        <w:rPr>
          <w:rFonts w:ascii="Arial" w:eastAsiaTheme="majorEastAsia" w:hAnsi="Arial" w:cs="Arial"/>
          <w:lang w:val="en-US"/>
        </w:rPr>
        <w:t xml:space="preserve">The work of other researchers has been taken into consideration to define which parameter configuration would be </w:t>
      </w:r>
      <w:r w:rsidR="00A173C6">
        <w:rPr>
          <w:rFonts w:ascii="Arial" w:eastAsiaTheme="majorEastAsia" w:hAnsi="Arial" w:cs="Arial"/>
          <w:lang w:val="en-US"/>
        </w:rPr>
        <w:t>best</w:t>
      </w:r>
      <w:r w:rsidRPr="00584CC9">
        <w:rPr>
          <w:rFonts w:ascii="Arial" w:eastAsiaTheme="majorEastAsia" w:hAnsi="Arial" w:cs="Arial"/>
          <w:lang w:val="en-US"/>
        </w:rPr>
        <w:t xml:space="preserve"> for the purpose of this project. The first step was to determine the size of the population and the number of generations </w:t>
      </w:r>
      <w:r w:rsidR="00683DCF">
        <w:rPr>
          <w:rFonts w:ascii="Arial" w:eastAsiaTheme="majorEastAsia" w:hAnsi="Arial" w:cs="Arial"/>
          <w:lang w:val="en-US"/>
        </w:rPr>
        <w:t>that the algorithm would be allowed to run for</w:t>
      </w:r>
      <w:r w:rsidRPr="00584CC9">
        <w:rPr>
          <w:rFonts w:ascii="Arial" w:eastAsiaTheme="majorEastAsia" w:hAnsi="Arial" w:cs="Arial"/>
          <w:lang w:val="en-US"/>
        </w:rPr>
        <w:t>, or</w:t>
      </w:r>
      <w:r w:rsidR="00683DCF">
        <w:rPr>
          <w:rFonts w:ascii="Arial" w:eastAsiaTheme="majorEastAsia" w:hAnsi="Arial" w:cs="Arial"/>
          <w:lang w:val="en-US"/>
        </w:rPr>
        <w:t xml:space="preserve"> whether allowing </w:t>
      </w:r>
      <w:r w:rsidR="007A19C4" w:rsidRPr="00584CC9">
        <w:rPr>
          <w:rFonts w:ascii="Arial" w:eastAsiaTheme="majorEastAsia" w:hAnsi="Arial" w:cs="Arial"/>
          <w:lang w:val="en-US"/>
        </w:rPr>
        <w:t>the algorithm</w:t>
      </w:r>
      <w:r w:rsidR="00683DCF">
        <w:rPr>
          <w:rFonts w:ascii="Arial" w:eastAsiaTheme="majorEastAsia" w:hAnsi="Arial" w:cs="Arial"/>
          <w:lang w:val="en-US"/>
        </w:rPr>
        <w:t xml:space="preserve"> to</w:t>
      </w:r>
      <w:r w:rsidR="007A19C4" w:rsidRPr="00584CC9">
        <w:rPr>
          <w:rFonts w:ascii="Arial" w:eastAsiaTheme="majorEastAsia" w:hAnsi="Arial" w:cs="Arial"/>
          <w:lang w:val="en-US"/>
        </w:rPr>
        <w:t xml:space="preserve"> run till it reached optimum fitness. </w:t>
      </w:r>
    </w:p>
    <w:p w14:paraId="7862BEE3" w14:textId="393F08FB" w:rsidR="00087EA4" w:rsidRDefault="00087EA4" w:rsidP="00C452BE">
      <w:pPr>
        <w:spacing w:line="276" w:lineRule="auto"/>
        <w:jc w:val="both"/>
        <w:rPr>
          <w:ins w:id="79" w:author="George Magoulas" w:date="2022-09-15T00:01:00Z"/>
          <w:rFonts w:ascii="Arial" w:eastAsiaTheme="majorEastAsia" w:hAnsi="Arial" w:cs="Arial"/>
          <w:lang w:val="en-US"/>
        </w:rPr>
      </w:pPr>
    </w:p>
    <w:p w14:paraId="424864B8" w14:textId="1CA40744" w:rsidR="00087EA4" w:rsidRPr="00584CC9" w:rsidRDefault="00087EA4" w:rsidP="00C452BE">
      <w:pPr>
        <w:spacing w:line="276" w:lineRule="auto"/>
        <w:jc w:val="both"/>
        <w:rPr>
          <w:rFonts w:ascii="Arial" w:eastAsiaTheme="majorEastAsia" w:hAnsi="Arial" w:cs="Arial"/>
          <w:lang w:val="en-US"/>
        </w:rPr>
      </w:pPr>
      <w:ins w:id="80" w:author="George Magoulas" w:date="2022-09-15T00:01:00Z">
        <w:r>
          <w:rPr>
            <w:rFonts w:ascii="Arial" w:hAnsi="Arial" w:cs="Arial"/>
            <w:lang w:val="en-US"/>
          </w:rPr>
          <w:t>What data do you use? What is the benchmark?</w:t>
        </w:r>
        <w:r w:rsidR="009D5EAE">
          <w:rPr>
            <w:rFonts w:ascii="Arial" w:hAnsi="Arial" w:cs="Arial"/>
            <w:lang w:val="en-US"/>
          </w:rPr>
          <w:t xml:space="preserve"> Give examples.</w:t>
        </w:r>
      </w:ins>
    </w:p>
    <w:p w14:paraId="56BE1448" w14:textId="551CF0D6" w:rsidR="00E41ECD" w:rsidRPr="00584CC9" w:rsidRDefault="00E41ECD" w:rsidP="0048246E">
      <w:pPr>
        <w:jc w:val="both"/>
        <w:rPr>
          <w:rFonts w:ascii="Arial" w:eastAsiaTheme="majorEastAsia" w:hAnsi="Arial" w:cs="Arial"/>
          <w:lang w:val="en-US"/>
        </w:rPr>
      </w:pPr>
    </w:p>
    <w:p w14:paraId="5250240C" w14:textId="4963A83F" w:rsidR="00E41ECD" w:rsidRPr="00584CC9" w:rsidRDefault="00C452BE" w:rsidP="00C452BE">
      <w:pPr>
        <w:pStyle w:val="Heading3"/>
      </w:pPr>
      <w:bookmarkStart w:id="81" w:name="_Toc113560274"/>
      <w:r>
        <w:t>7.</w:t>
      </w:r>
      <w:r w:rsidR="00F349D5">
        <w:t>2</w:t>
      </w:r>
      <w:r>
        <w:t xml:space="preserve">.1 </w:t>
      </w:r>
      <w:r w:rsidR="00E41ECD" w:rsidRPr="00584CC9">
        <w:t>Generations</w:t>
      </w:r>
      <w:bookmarkEnd w:id="81"/>
    </w:p>
    <w:p w14:paraId="6092CEAB" w14:textId="77777777" w:rsidR="00E41ECD" w:rsidRPr="00584CC9" w:rsidRDefault="00E41ECD" w:rsidP="0048246E">
      <w:pPr>
        <w:jc w:val="both"/>
        <w:rPr>
          <w:rFonts w:ascii="Arial" w:eastAsiaTheme="majorEastAsia" w:hAnsi="Arial" w:cs="Arial"/>
          <w:lang w:val="en-US"/>
        </w:rPr>
      </w:pPr>
    </w:p>
    <w:p w14:paraId="3C51160B" w14:textId="0D29AC0E" w:rsidR="004948AE" w:rsidRPr="00584CC9" w:rsidRDefault="00683DCF" w:rsidP="00C452BE">
      <w:pPr>
        <w:spacing w:line="276" w:lineRule="auto"/>
        <w:jc w:val="both"/>
        <w:rPr>
          <w:rFonts w:ascii="Arial" w:eastAsiaTheme="majorEastAsia" w:hAnsi="Arial" w:cs="Arial"/>
          <w:lang w:val="en-US"/>
        </w:rPr>
      </w:pPr>
      <w:r>
        <w:rPr>
          <w:rFonts w:ascii="Arial" w:eastAsiaTheme="majorEastAsia" w:hAnsi="Arial" w:cs="Arial"/>
          <w:lang w:val="en-US"/>
        </w:rPr>
        <w:t>A</w:t>
      </w:r>
      <w:r w:rsidR="009435D6" w:rsidRPr="00584CC9">
        <w:rPr>
          <w:rFonts w:ascii="Arial" w:eastAsiaTheme="majorEastAsia" w:hAnsi="Arial" w:cs="Arial"/>
          <w:lang w:val="en-US"/>
        </w:rPr>
        <w:t>ll runs</w:t>
      </w:r>
      <w:r>
        <w:rPr>
          <w:rFonts w:ascii="Arial" w:eastAsiaTheme="majorEastAsia" w:hAnsi="Arial" w:cs="Arial"/>
          <w:lang w:val="en-US"/>
        </w:rPr>
        <w:t xml:space="preserve"> will be limited</w:t>
      </w:r>
      <w:r w:rsidR="009435D6" w:rsidRPr="00584CC9">
        <w:rPr>
          <w:rFonts w:ascii="Arial" w:eastAsiaTheme="majorEastAsia" w:hAnsi="Arial" w:cs="Arial"/>
          <w:lang w:val="en-US"/>
        </w:rPr>
        <w:t xml:space="preserve"> to </w:t>
      </w:r>
      <w:r w:rsidR="00413DB7">
        <w:rPr>
          <w:rFonts w:ascii="Arial" w:eastAsiaTheme="majorEastAsia" w:hAnsi="Arial" w:cs="Arial"/>
          <w:lang w:val="en-US"/>
        </w:rPr>
        <w:t>1000</w:t>
      </w:r>
      <w:r w:rsidR="009435D6" w:rsidRPr="00584CC9">
        <w:rPr>
          <w:rFonts w:ascii="Arial" w:eastAsiaTheme="majorEastAsia" w:hAnsi="Arial" w:cs="Arial"/>
          <w:lang w:val="en-US"/>
        </w:rPr>
        <w:t xml:space="preserve"> generations, unless explicitly specified.</w:t>
      </w:r>
      <w:r w:rsidR="00E53E65" w:rsidRPr="00584CC9">
        <w:rPr>
          <w:rFonts w:ascii="Arial" w:eastAsiaTheme="majorEastAsia" w:hAnsi="Arial" w:cs="Arial"/>
          <w:lang w:val="en-US"/>
        </w:rPr>
        <w:t xml:space="preserve"> The reason for this choice was that </w:t>
      </w:r>
      <w:r>
        <w:rPr>
          <w:rFonts w:ascii="Arial" w:eastAsiaTheme="majorEastAsia" w:hAnsi="Arial" w:cs="Arial"/>
          <w:lang w:val="en-US"/>
        </w:rPr>
        <w:t>this number</w:t>
      </w:r>
      <w:r w:rsidR="00E53E65" w:rsidRPr="00584CC9">
        <w:rPr>
          <w:rFonts w:ascii="Arial" w:eastAsiaTheme="majorEastAsia" w:hAnsi="Arial" w:cs="Arial"/>
          <w:lang w:val="en-US"/>
        </w:rPr>
        <w:t xml:space="preserve"> gives the population enough time to start converging to better results, while </w:t>
      </w:r>
      <w:r w:rsidR="004F5987" w:rsidRPr="00584CC9">
        <w:rPr>
          <w:rFonts w:ascii="Arial" w:eastAsiaTheme="majorEastAsia" w:hAnsi="Arial" w:cs="Arial"/>
          <w:lang w:val="en-US"/>
        </w:rPr>
        <w:t xml:space="preserve">still </w:t>
      </w:r>
      <w:r w:rsidR="00E53E65" w:rsidRPr="00584CC9">
        <w:rPr>
          <w:rFonts w:ascii="Arial" w:eastAsiaTheme="majorEastAsia" w:hAnsi="Arial" w:cs="Arial"/>
          <w:lang w:val="en-US"/>
        </w:rPr>
        <w:t>slowly increasing to reach its peak. Also, as it is not the purpose of this project for any algorithmic runs to reach an optimum solution, it did not seem productive to significantly increase the algorithmic run time by increasing the number of generations.</w:t>
      </w:r>
    </w:p>
    <w:p w14:paraId="1EF825DF" w14:textId="30D18C1E" w:rsidR="006524AA" w:rsidRPr="00584CC9" w:rsidRDefault="006524AA" w:rsidP="0048246E">
      <w:pPr>
        <w:jc w:val="both"/>
        <w:rPr>
          <w:rFonts w:ascii="Arial" w:eastAsiaTheme="majorEastAsia" w:hAnsi="Arial" w:cs="Arial"/>
          <w:lang w:val="en-US"/>
        </w:rPr>
      </w:pPr>
    </w:p>
    <w:p w14:paraId="71F925E6" w14:textId="77777777" w:rsidR="006524AA" w:rsidRPr="00584CC9" w:rsidRDefault="006524AA" w:rsidP="0048246E">
      <w:pPr>
        <w:jc w:val="both"/>
        <w:rPr>
          <w:rFonts w:ascii="Arial" w:eastAsiaTheme="majorEastAsia" w:hAnsi="Arial" w:cs="Arial"/>
          <w:lang w:val="en-US"/>
        </w:rPr>
      </w:pPr>
    </w:p>
    <w:p w14:paraId="467D1CD3" w14:textId="1C04D8D3" w:rsidR="00E41ECD" w:rsidRPr="00584CC9" w:rsidRDefault="00C452BE" w:rsidP="00C452BE">
      <w:pPr>
        <w:pStyle w:val="Heading3"/>
      </w:pPr>
      <w:bookmarkStart w:id="82" w:name="_Toc113560275"/>
      <w:r>
        <w:t>7.</w:t>
      </w:r>
      <w:r w:rsidR="00F349D5">
        <w:t>2</w:t>
      </w:r>
      <w:r>
        <w:t xml:space="preserve">.2 </w:t>
      </w:r>
      <w:r w:rsidR="00E41ECD" w:rsidRPr="00584CC9">
        <w:t>Population</w:t>
      </w:r>
      <w:bookmarkEnd w:id="82"/>
    </w:p>
    <w:p w14:paraId="0812690C" w14:textId="52BD41BC" w:rsidR="004128BB" w:rsidRPr="00584CC9" w:rsidRDefault="004128BB" w:rsidP="0048246E">
      <w:pPr>
        <w:jc w:val="both"/>
        <w:rPr>
          <w:rFonts w:ascii="Arial" w:eastAsiaTheme="majorEastAsia" w:hAnsi="Arial" w:cs="Arial"/>
          <w:lang w:val="en-US"/>
        </w:rPr>
      </w:pPr>
    </w:p>
    <w:p w14:paraId="418FAD40" w14:textId="7E278FFA" w:rsidR="00D628C2" w:rsidRPr="00584CC9" w:rsidRDefault="00D628C2" w:rsidP="00C452BE">
      <w:pPr>
        <w:spacing w:line="276" w:lineRule="auto"/>
        <w:jc w:val="both"/>
        <w:rPr>
          <w:rFonts w:ascii="Arial" w:eastAsiaTheme="majorEastAsia" w:hAnsi="Arial" w:cs="Arial"/>
          <w:lang w:val="en-US"/>
        </w:rPr>
      </w:pPr>
      <w:r w:rsidRPr="00584CC9">
        <w:rPr>
          <w:rFonts w:ascii="Arial" w:eastAsiaTheme="majorEastAsia" w:hAnsi="Arial" w:cs="Arial"/>
          <w:lang w:val="en-US"/>
        </w:rPr>
        <w:t>The size of the population was the first parameter to</w:t>
      </w:r>
      <w:r w:rsidR="00C452BE">
        <w:rPr>
          <w:rFonts w:ascii="Arial" w:eastAsiaTheme="majorEastAsia" w:hAnsi="Arial" w:cs="Arial"/>
          <w:lang w:val="en-US"/>
        </w:rPr>
        <w:t xml:space="preserve"> be</w:t>
      </w:r>
      <w:r w:rsidRPr="00584CC9">
        <w:rPr>
          <w:rFonts w:ascii="Arial" w:eastAsiaTheme="majorEastAsia" w:hAnsi="Arial" w:cs="Arial"/>
          <w:lang w:val="en-US"/>
        </w:rPr>
        <w:t xml:space="preserve"> tune</w:t>
      </w:r>
      <w:r w:rsidR="00C452BE">
        <w:rPr>
          <w:rFonts w:ascii="Arial" w:eastAsiaTheme="majorEastAsia" w:hAnsi="Arial" w:cs="Arial"/>
          <w:lang w:val="en-US"/>
        </w:rPr>
        <w:t>d</w:t>
      </w:r>
      <w:r w:rsidRPr="00584CC9">
        <w:rPr>
          <w:rFonts w:ascii="Arial" w:eastAsiaTheme="majorEastAsia" w:hAnsi="Arial" w:cs="Arial"/>
          <w:lang w:val="en-US"/>
        </w:rPr>
        <w:t xml:space="preserve">. The samples selected to be tested were: 100, 200, 300, 400 and 500 individuals per generation. As expected, the higher the number of individuals the longer each algorithmic run </w:t>
      </w:r>
      <w:r w:rsidR="009068F5" w:rsidRPr="00584CC9">
        <w:rPr>
          <w:rFonts w:ascii="Arial" w:eastAsiaTheme="majorEastAsia" w:hAnsi="Arial" w:cs="Arial"/>
          <w:lang w:val="en-US"/>
        </w:rPr>
        <w:t>took</w:t>
      </w:r>
      <w:r w:rsidRPr="00584CC9">
        <w:rPr>
          <w:rFonts w:ascii="Arial" w:eastAsiaTheme="majorEastAsia" w:hAnsi="Arial" w:cs="Arial"/>
          <w:lang w:val="en-US"/>
        </w:rPr>
        <w:t xml:space="preserve">. </w:t>
      </w:r>
      <w:r w:rsidR="00C452BE">
        <w:rPr>
          <w:rFonts w:ascii="Arial" w:eastAsiaTheme="majorEastAsia" w:hAnsi="Arial" w:cs="Arial"/>
          <w:lang w:val="en-US"/>
        </w:rPr>
        <w:t xml:space="preserve">The goal of </w:t>
      </w:r>
      <w:r w:rsidR="00C452BE">
        <w:rPr>
          <w:rFonts w:ascii="Arial" w:eastAsiaTheme="majorEastAsia" w:hAnsi="Arial" w:cs="Arial"/>
          <w:lang w:val="en-US"/>
        </w:rPr>
        <w:lastRenderedPageBreak/>
        <w:t xml:space="preserve">this experiment was </w:t>
      </w:r>
      <w:r w:rsidRPr="00584CC9">
        <w:rPr>
          <w:rFonts w:ascii="Arial" w:eastAsiaTheme="majorEastAsia" w:hAnsi="Arial" w:cs="Arial"/>
          <w:lang w:val="en-US"/>
        </w:rPr>
        <w:t xml:space="preserve">to test </w:t>
      </w:r>
      <w:r w:rsidR="00C452BE">
        <w:rPr>
          <w:rFonts w:ascii="Arial" w:eastAsiaTheme="majorEastAsia" w:hAnsi="Arial" w:cs="Arial"/>
          <w:lang w:val="en-US"/>
        </w:rPr>
        <w:t>whether</w:t>
      </w:r>
      <w:r w:rsidRPr="00584CC9">
        <w:rPr>
          <w:rFonts w:ascii="Arial" w:eastAsiaTheme="majorEastAsia" w:hAnsi="Arial" w:cs="Arial"/>
          <w:lang w:val="en-US"/>
        </w:rPr>
        <w:t xml:space="preserve"> </w:t>
      </w:r>
      <w:r w:rsidR="002D0FC3" w:rsidRPr="00584CC9">
        <w:rPr>
          <w:rFonts w:ascii="Arial" w:eastAsiaTheme="majorEastAsia" w:hAnsi="Arial" w:cs="Arial"/>
          <w:lang w:val="en-US"/>
        </w:rPr>
        <w:t>spending</w:t>
      </w:r>
      <w:r w:rsidRPr="00584CC9">
        <w:rPr>
          <w:rFonts w:ascii="Arial" w:eastAsiaTheme="majorEastAsia" w:hAnsi="Arial" w:cs="Arial"/>
          <w:lang w:val="en-US"/>
        </w:rPr>
        <w:t xml:space="preserve"> time on each run would benefit the algorithm in any productive</w:t>
      </w:r>
      <w:r w:rsidR="00DA5171" w:rsidRPr="00584CC9">
        <w:rPr>
          <w:rFonts w:ascii="Arial" w:eastAsiaTheme="majorEastAsia" w:hAnsi="Arial" w:cs="Arial"/>
          <w:lang w:val="en-US"/>
        </w:rPr>
        <w:t xml:space="preserve"> way</w:t>
      </w:r>
      <w:r w:rsidRPr="00584CC9">
        <w:rPr>
          <w:rFonts w:ascii="Arial" w:eastAsiaTheme="majorEastAsia" w:hAnsi="Arial" w:cs="Arial"/>
          <w:lang w:val="en-US"/>
        </w:rPr>
        <w:t>.</w:t>
      </w:r>
    </w:p>
    <w:p w14:paraId="3EF34427" w14:textId="77777777" w:rsidR="00420E67" w:rsidRPr="00584CC9" w:rsidRDefault="00420E67" w:rsidP="0048246E">
      <w:pPr>
        <w:jc w:val="both"/>
        <w:rPr>
          <w:rFonts w:ascii="Arial" w:eastAsiaTheme="majorEastAsia" w:hAnsi="Arial" w:cs="Arial"/>
          <w:lang w:val="en-US"/>
        </w:rPr>
      </w:pPr>
    </w:p>
    <w:p w14:paraId="5CA58982" w14:textId="38C1FB6C" w:rsidR="00BC49D8" w:rsidRPr="00584CC9" w:rsidRDefault="00BC49D8" w:rsidP="0048246E">
      <w:pPr>
        <w:jc w:val="both"/>
        <w:rPr>
          <w:rFonts w:ascii="Arial" w:eastAsiaTheme="majorEastAsia" w:hAnsi="Arial" w:cs="Arial"/>
          <w:b/>
          <w:bCs/>
          <w:sz w:val="32"/>
          <w:szCs w:val="32"/>
          <w:lang w:val="en-US"/>
        </w:rPr>
      </w:pPr>
      <w:r w:rsidRPr="00584CC9">
        <w:rPr>
          <w:rFonts w:ascii="Arial" w:eastAsiaTheme="majorEastAsia" w:hAnsi="Arial" w:cs="Arial"/>
          <w:b/>
          <w:bCs/>
          <w:noProof/>
          <w:sz w:val="32"/>
          <w:szCs w:val="32"/>
          <w:lang w:val="en-US"/>
        </w:rPr>
        <w:drawing>
          <wp:inline distT="0" distB="0" distL="0" distR="0" wp14:anchorId="6918AA67" wp14:editId="06CB7A92">
            <wp:extent cx="5760000" cy="4680000"/>
            <wp:effectExtent l="0" t="0" r="635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4680000"/>
                    </a:xfrm>
                    <a:prstGeom prst="rect">
                      <a:avLst/>
                    </a:prstGeom>
                    <a:noFill/>
                    <a:ln>
                      <a:noFill/>
                    </a:ln>
                  </pic:spPr>
                </pic:pic>
              </a:graphicData>
            </a:graphic>
          </wp:inline>
        </w:drawing>
      </w:r>
    </w:p>
    <w:p w14:paraId="79DE2005" w14:textId="1C82ACC0" w:rsidR="000E2617" w:rsidRPr="00C452BE" w:rsidRDefault="00D628C2" w:rsidP="00F02DA1">
      <w:pPr>
        <w:jc w:val="center"/>
        <w:rPr>
          <w:rFonts w:ascii="Arial" w:hAnsi="Arial" w:cs="Arial"/>
          <w:i/>
          <w:iCs/>
          <w:sz w:val="18"/>
          <w:szCs w:val="18"/>
        </w:rPr>
      </w:pPr>
      <w:r w:rsidRPr="00C452BE">
        <w:rPr>
          <w:rFonts w:ascii="Arial" w:hAnsi="Arial" w:cs="Arial"/>
          <w:i/>
          <w:iCs/>
          <w:sz w:val="18"/>
          <w:szCs w:val="18"/>
        </w:rPr>
        <w:t>Fig</w:t>
      </w:r>
      <w:r w:rsidR="00C452BE">
        <w:rPr>
          <w:rFonts w:ascii="Arial" w:hAnsi="Arial" w:cs="Arial"/>
          <w:i/>
          <w:iCs/>
          <w:sz w:val="18"/>
          <w:szCs w:val="18"/>
        </w:rPr>
        <w:t>ure</w:t>
      </w:r>
      <w:r w:rsidRPr="00C452BE">
        <w:rPr>
          <w:rFonts w:ascii="Arial" w:hAnsi="Arial" w:cs="Arial"/>
          <w:i/>
          <w:iCs/>
          <w:sz w:val="18"/>
          <w:szCs w:val="18"/>
        </w:rPr>
        <w:t xml:space="preserve"> </w:t>
      </w:r>
      <w:r w:rsidR="00C452BE">
        <w:rPr>
          <w:rFonts w:ascii="Arial" w:hAnsi="Arial" w:cs="Arial"/>
          <w:i/>
          <w:iCs/>
          <w:sz w:val="18"/>
          <w:szCs w:val="18"/>
        </w:rPr>
        <w:t>25</w:t>
      </w:r>
      <w:r w:rsidRPr="00C452BE">
        <w:rPr>
          <w:rFonts w:ascii="Arial" w:hAnsi="Arial" w:cs="Arial"/>
          <w:i/>
          <w:iCs/>
          <w:sz w:val="18"/>
          <w:szCs w:val="18"/>
        </w:rPr>
        <w:t xml:space="preserve">. Average </w:t>
      </w:r>
      <w:r w:rsidR="0092728B" w:rsidRPr="00C452BE">
        <w:rPr>
          <w:rFonts w:ascii="Arial" w:hAnsi="Arial" w:cs="Arial"/>
          <w:i/>
          <w:iCs/>
          <w:sz w:val="18"/>
          <w:szCs w:val="18"/>
        </w:rPr>
        <w:t>fitness achieved per generation per population sample.</w:t>
      </w:r>
      <w:r w:rsidR="00A605EA" w:rsidRPr="00C452BE">
        <w:rPr>
          <w:rFonts w:ascii="Arial" w:hAnsi="Arial" w:cs="Arial"/>
          <w:i/>
          <w:iCs/>
          <w:sz w:val="18"/>
          <w:szCs w:val="18"/>
        </w:rPr>
        <w:t xml:space="preserve"> Blue for 100 individuals per generation, red for 200 individuals per generation, green for 300 individuals per generation, magenta for 400 individuals per generation, and black for 500 individuals per generation.</w:t>
      </w:r>
    </w:p>
    <w:p w14:paraId="166A7051" w14:textId="77777777" w:rsidR="00D628C2" w:rsidRPr="00584CC9" w:rsidRDefault="00D628C2" w:rsidP="000E2617">
      <w:pPr>
        <w:jc w:val="both"/>
        <w:rPr>
          <w:rFonts w:ascii="Arial" w:eastAsiaTheme="majorEastAsia" w:hAnsi="Arial" w:cs="Arial"/>
          <w:lang w:val="en-US"/>
        </w:rPr>
      </w:pPr>
    </w:p>
    <w:p w14:paraId="4652DD56" w14:textId="5F7AD88B" w:rsidR="00FF38EE" w:rsidRPr="00584CC9" w:rsidRDefault="000E610E" w:rsidP="00C452BE">
      <w:pPr>
        <w:spacing w:line="276" w:lineRule="auto"/>
        <w:jc w:val="both"/>
        <w:rPr>
          <w:rFonts w:ascii="Arial" w:hAnsi="Arial" w:cs="Arial"/>
          <w:lang w:val="en-US"/>
        </w:rPr>
      </w:pPr>
      <w:r w:rsidRPr="00584CC9">
        <w:rPr>
          <w:rFonts w:ascii="Arial" w:eastAsiaTheme="majorEastAsia" w:hAnsi="Arial" w:cs="Arial"/>
          <w:lang w:val="en-US"/>
        </w:rPr>
        <w:t>From the results we yielded, it was obvious that the larger the</w:t>
      </w:r>
      <w:r w:rsidR="00550717" w:rsidRPr="00584CC9">
        <w:rPr>
          <w:rFonts w:ascii="Arial" w:eastAsiaTheme="majorEastAsia" w:hAnsi="Arial" w:cs="Arial"/>
          <w:lang w:val="en-US"/>
        </w:rPr>
        <w:t xml:space="preserve"> population per generation, the higher </w:t>
      </w:r>
      <w:r w:rsidR="00C452BE">
        <w:rPr>
          <w:rFonts w:ascii="Arial" w:eastAsiaTheme="majorEastAsia" w:hAnsi="Arial" w:cs="Arial"/>
          <w:lang w:val="en-US"/>
        </w:rPr>
        <w:t xml:space="preserve">overall </w:t>
      </w:r>
      <w:r w:rsidR="00550717" w:rsidRPr="00584CC9">
        <w:rPr>
          <w:rFonts w:ascii="Arial" w:eastAsiaTheme="majorEastAsia" w:hAnsi="Arial" w:cs="Arial"/>
          <w:lang w:val="en-US"/>
        </w:rPr>
        <w:t>fitness w</w:t>
      </w:r>
      <w:r w:rsidR="00C452BE">
        <w:rPr>
          <w:rFonts w:ascii="Arial" w:eastAsiaTheme="majorEastAsia" w:hAnsi="Arial" w:cs="Arial"/>
          <w:lang w:val="en-US"/>
        </w:rPr>
        <w:t>as</w:t>
      </w:r>
      <w:r w:rsidR="00550717" w:rsidRPr="00584CC9">
        <w:rPr>
          <w:rFonts w:ascii="Arial" w:eastAsiaTheme="majorEastAsia" w:hAnsi="Arial" w:cs="Arial"/>
          <w:lang w:val="en-US"/>
        </w:rPr>
        <w:t xml:space="preserve"> achieved. This is not surprising though. During our research, evidence </w:t>
      </w:r>
      <w:r w:rsidR="00C452BE">
        <w:rPr>
          <w:rFonts w:ascii="Arial" w:eastAsiaTheme="majorEastAsia" w:hAnsi="Arial" w:cs="Arial"/>
          <w:lang w:val="en-US"/>
        </w:rPr>
        <w:t xml:space="preserve">showed </w:t>
      </w:r>
      <w:r w:rsidR="00550717" w:rsidRPr="00584CC9">
        <w:rPr>
          <w:rFonts w:ascii="Arial" w:eastAsiaTheme="majorEastAsia" w:hAnsi="Arial" w:cs="Arial"/>
          <w:lang w:val="en-US"/>
        </w:rPr>
        <w:t xml:space="preserve">that large populations achieve better results, as </w:t>
      </w:r>
      <w:r w:rsidR="0085348C" w:rsidRPr="00584CC9">
        <w:rPr>
          <w:rFonts w:ascii="Arial" w:eastAsiaTheme="majorEastAsia" w:hAnsi="Arial" w:cs="Arial"/>
          <w:lang w:val="en-US"/>
        </w:rPr>
        <w:t>they</w:t>
      </w:r>
      <w:r w:rsidR="00550717" w:rsidRPr="00584CC9">
        <w:rPr>
          <w:rFonts w:ascii="Arial" w:eastAsiaTheme="majorEastAsia" w:hAnsi="Arial" w:cs="Arial"/>
          <w:lang w:val="en-US"/>
        </w:rPr>
        <w:t xml:space="preserve"> can explore </w:t>
      </w:r>
      <w:r w:rsidR="0057464F" w:rsidRPr="00584CC9">
        <w:rPr>
          <w:rFonts w:ascii="Arial" w:eastAsiaTheme="majorEastAsia" w:hAnsi="Arial" w:cs="Arial"/>
          <w:lang w:val="en-US"/>
        </w:rPr>
        <w:t xml:space="preserve">a </w:t>
      </w:r>
      <w:r w:rsidR="00CE68A4" w:rsidRPr="00584CC9">
        <w:rPr>
          <w:rFonts w:ascii="Arial" w:eastAsiaTheme="majorEastAsia" w:hAnsi="Arial" w:cs="Arial"/>
          <w:lang w:val="en-US"/>
        </w:rPr>
        <w:t xml:space="preserve">wider problem space </w:t>
      </w:r>
      <w:r w:rsidR="00CE68A4" w:rsidRPr="00584CC9">
        <w:rPr>
          <w:rFonts w:ascii="Arial" w:hAnsi="Arial" w:cs="Arial"/>
          <w:lang w:val="en-US"/>
        </w:rPr>
        <w:t xml:space="preserve">(Whitley and Sutton, 2012). </w:t>
      </w:r>
      <w:r w:rsidR="00D05893" w:rsidRPr="00584CC9">
        <w:rPr>
          <w:rFonts w:ascii="Arial" w:hAnsi="Arial" w:cs="Arial"/>
          <w:lang w:val="en-US"/>
        </w:rPr>
        <w:t xml:space="preserve">However, the </w:t>
      </w:r>
      <w:commentRangeStart w:id="83"/>
      <w:r w:rsidR="00D05893" w:rsidRPr="00584CC9">
        <w:rPr>
          <w:rFonts w:ascii="Arial" w:hAnsi="Arial" w:cs="Arial"/>
          <w:lang w:val="en-US"/>
        </w:rPr>
        <w:t xml:space="preserve">runtime of the algorithm </w:t>
      </w:r>
      <w:commentRangeEnd w:id="83"/>
      <w:r w:rsidR="008D0A49">
        <w:rPr>
          <w:rStyle w:val="CommentReference"/>
        </w:rPr>
        <w:commentReference w:id="83"/>
      </w:r>
      <w:r w:rsidR="00D05893" w:rsidRPr="00584CC9">
        <w:rPr>
          <w:rFonts w:ascii="Arial" w:hAnsi="Arial" w:cs="Arial"/>
          <w:lang w:val="en-US"/>
        </w:rPr>
        <w:t>greatly increases by increasing the population size</w:t>
      </w:r>
      <w:r w:rsidR="0057464F" w:rsidRPr="00584CC9">
        <w:rPr>
          <w:rFonts w:ascii="Arial" w:hAnsi="Arial" w:cs="Arial"/>
          <w:lang w:val="en-US"/>
        </w:rPr>
        <w:t>, especially after 300 individuals per generation</w:t>
      </w:r>
      <w:r w:rsidR="00D05893" w:rsidRPr="00584CC9">
        <w:rPr>
          <w:rFonts w:ascii="Arial" w:hAnsi="Arial" w:cs="Arial"/>
          <w:lang w:val="en-US"/>
        </w:rPr>
        <w:t>. In Table 1, the average runtime for different population sizes</w:t>
      </w:r>
      <w:r w:rsidR="00D21663" w:rsidRPr="00584CC9">
        <w:rPr>
          <w:rFonts w:ascii="Arial" w:hAnsi="Arial" w:cs="Arial"/>
          <w:lang w:val="en-US"/>
        </w:rPr>
        <w:t xml:space="preserve"> and the average max fitness</w:t>
      </w:r>
      <w:r w:rsidR="0015080F">
        <w:rPr>
          <w:rFonts w:ascii="Arial" w:hAnsi="Arial" w:cs="Arial"/>
          <w:lang w:val="en-US"/>
        </w:rPr>
        <w:t xml:space="preserve"> is presented</w:t>
      </w:r>
      <w:r w:rsidR="00D05893" w:rsidRPr="00584CC9">
        <w:rPr>
          <w:rFonts w:ascii="Arial" w:hAnsi="Arial" w:cs="Arial"/>
          <w:lang w:val="en-US"/>
        </w:rPr>
        <w:t>.</w:t>
      </w:r>
    </w:p>
    <w:p w14:paraId="5E28903B" w14:textId="55321B46" w:rsidR="00D05893" w:rsidRPr="00584CC9" w:rsidRDefault="00D05893" w:rsidP="000E2617">
      <w:pPr>
        <w:jc w:val="both"/>
        <w:rPr>
          <w:rFonts w:ascii="Arial" w:hAnsi="Arial" w:cs="Arial"/>
          <w:lang w:val="en-US"/>
        </w:rPr>
      </w:pPr>
    </w:p>
    <w:tbl>
      <w:tblPr>
        <w:tblStyle w:val="TableGrid"/>
        <w:tblW w:w="0" w:type="auto"/>
        <w:jc w:val="center"/>
        <w:tblLook w:val="04A0" w:firstRow="1" w:lastRow="0" w:firstColumn="1" w:lastColumn="0" w:noHBand="0" w:noVBand="1"/>
      </w:tblPr>
      <w:tblGrid>
        <w:gridCol w:w="3215"/>
        <w:gridCol w:w="2792"/>
        <w:gridCol w:w="3009"/>
      </w:tblGrid>
      <w:tr w:rsidR="00F1616E" w:rsidRPr="00584CC9" w14:paraId="2CCF620F" w14:textId="77777777" w:rsidTr="00F1616E">
        <w:trPr>
          <w:jc w:val="center"/>
        </w:trPr>
        <w:tc>
          <w:tcPr>
            <w:tcW w:w="3215" w:type="dxa"/>
          </w:tcPr>
          <w:p w14:paraId="4714811D" w14:textId="1C5ECB74" w:rsidR="00F1616E" w:rsidRPr="00584CC9" w:rsidRDefault="00F1616E" w:rsidP="00D05893">
            <w:pPr>
              <w:jc w:val="center"/>
              <w:rPr>
                <w:rFonts w:ascii="Arial" w:eastAsiaTheme="majorEastAsia" w:hAnsi="Arial" w:cs="Arial"/>
                <w:b/>
                <w:bCs/>
                <w:lang w:val="en-US"/>
              </w:rPr>
            </w:pPr>
            <w:r w:rsidRPr="00584CC9">
              <w:rPr>
                <w:rFonts w:ascii="Arial" w:eastAsiaTheme="majorEastAsia" w:hAnsi="Arial" w:cs="Arial"/>
                <w:b/>
                <w:bCs/>
                <w:lang w:val="en-US"/>
              </w:rPr>
              <w:t>Population size</w:t>
            </w:r>
          </w:p>
        </w:tc>
        <w:tc>
          <w:tcPr>
            <w:tcW w:w="2792" w:type="dxa"/>
          </w:tcPr>
          <w:p w14:paraId="50A55D3B" w14:textId="2FB7FF9D" w:rsidR="00F1616E" w:rsidRPr="00584CC9" w:rsidRDefault="00F1616E" w:rsidP="00D05893">
            <w:pPr>
              <w:jc w:val="center"/>
              <w:rPr>
                <w:rFonts w:ascii="Arial" w:eastAsiaTheme="majorEastAsia" w:hAnsi="Arial" w:cs="Arial"/>
                <w:b/>
                <w:bCs/>
                <w:lang w:val="en-US"/>
              </w:rPr>
            </w:pPr>
            <w:r w:rsidRPr="00584CC9">
              <w:rPr>
                <w:rFonts w:ascii="Arial" w:eastAsiaTheme="majorEastAsia" w:hAnsi="Arial" w:cs="Arial"/>
                <w:b/>
                <w:bCs/>
                <w:lang w:val="en-US"/>
              </w:rPr>
              <w:t>Average max fitness</w:t>
            </w:r>
          </w:p>
        </w:tc>
        <w:tc>
          <w:tcPr>
            <w:tcW w:w="3009" w:type="dxa"/>
          </w:tcPr>
          <w:p w14:paraId="78AA0003" w14:textId="753E8162" w:rsidR="00F1616E" w:rsidRPr="00584CC9" w:rsidRDefault="001B4C7B" w:rsidP="00D05893">
            <w:pPr>
              <w:jc w:val="center"/>
              <w:rPr>
                <w:rFonts w:ascii="Arial" w:eastAsiaTheme="majorEastAsia" w:hAnsi="Arial" w:cs="Arial"/>
                <w:b/>
                <w:bCs/>
                <w:lang w:val="en-US"/>
              </w:rPr>
            </w:pPr>
            <w:r w:rsidRPr="00584CC9">
              <w:rPr>
                <w:rFonts w:ascii="Arial" w:eastAsiaTheme="majorEastAsia" w:hAnsi="Arial" w:cs="Arial"/>
                <w:b/>
                <w:bCs/>
                <w:lang w:val="en-US"/>
              </w:rPr>
              <w:t>Average r</w:t>
            </w:r>
            <w:r w:rsidR="00F1616E" w:rsidRPr="00584CC9">
              <w:rPr>
                <w:rFonts w:ascii="Arial" w:eastAsiaTheme="majorEastAsia" w:hAnsi="Arial" w:cs="Arial"/>
                <w:b/>
                <w:bCs/>
                <w:lang w:val="en-US"/>
              </w:rPr>
              <w:t>untime (s</w:t>
            </w:r>
            <w:r w:rsidR="003D410D" w:rsidRPr="00584CC9">
              <w:rPr>
                <w:rFonts w:ascii="Arial" w:eastAsiaTheme="majorEastAsia" w:hAnsi="Arial" w:cs="Arial"/>
                <w:b/>
                <w:bCs/>
                <w:lang w:val="en-US"/>
              </w:rPr>
              <w:t>ecs</w:t>
            </w:r>
            <w:r w:rsidR="00F1616E" w:rsidRPr="00584CC9">
              <w:rPr>
                <w:rFonts w:ascii="Arial" w:eastAsiaTheme="majorEastAsia" w:hAnsi="Arial" w:cs="Arial"/>
                <w:b/>
                <w:bCs/>
                <w:lang w:val="en-US"/>
              </w:rPr>
              <w:t>)</w:t>
            </w:r>
          </w:p>
        </w:tc>
      </w:tr>
      <w:tr w:rsidR="00F1616E" w:rsidRPr="00584CC9" w14:paraId="6CBB9D2B" w14:textId="77777777" w:rsidTr="00F1616E">
        <w:trPr>
          <w:jc w:val="center"/>
        </w:trPr>
        <w:tc>
          <w:tcPr>
            <w:tcW w:w="3215" w:type="dxa"/>
          </w:tcPr>
          <w:p w14:paraId="72AF3496" w14:textId="7F902803"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100</w:t>
            </w:r>
          </w:p>
        </w:tc>
        <w:tc>
          <w:tcPr>
            <w:tcW w:w="2792" w:type="dxa"/>
          </w:tcPr>
          <w:p w14:paraId="75D7546D" w14:textId="209877C7"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746</w:t>
            </w:r>
          </w:p>
        </w:tc>
        <w:tc>
          <w:tcPr>
            <w:tcW w:w="3009" w:type="dxa"/>
          </w:tcPr>
          <w:p w14:paraId="468162E4" w14:textId="72F6819D"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93.3</w:t>
            </w:r>
          </w:p>
        </w:tc>
      </w:tr>
      <w:tr w:rsidR="00F1616E" w:rsidRPr="00584CC9" w14:paraId="12CD68B4" w14:textId="77777777" w:rsidTr="00F1616E">
        <w:trPr>
          <w:jc w:val="center"/>
        </w:trPr>
        <w:tc>
          <w:tcPr>
            <w:tcW w:w="3215" w:type="dxa"/>
          </w:tcPr>
          <w:p w14:paraId="74895A60" w14:textId="0EFB8BB8"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200</w:t>
            </w:r>
          </w:p>
        </w:tc>
        <w:tc>
          <w:tcPr>
            <w:tcW w:w="2792" w:type="dxa"/>
          </w:tcPr>
          <w:p w14:paraId="776D02E9" w14:textId="0DC91E86"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78</w:t>
            </w:r>
            <w:r w:rsidR="0057464F" w:rsidRPr="00584CC9">
              <w:rPr>
                <w:rFonts w:ascii="Arial" w:eastAsiaTheme="majorEastAsia" w:hAnsi="Arial" w:cs="Arial"/>
                <w:lang w:val="en-US"/>
              </w:rPr>
              <w:t>1</w:t>
            </w:r>
          </w:p>
        </w:tc>
        <w:tc>
          <w:tcPr>
            <w:tcW w:w="3009" w:type="dxa"/>
          </w:tcPr>
          <w:p w14:paraId="545D1A79" w14:textId="7C544E3F" w:rsidR="00F1616E" w:rsidRPr="00584CC9" w:rsidRDefault="00DA5171" w:rsidP="00D05893">
            <w:pPr>
              <w:jc w:val="center"/>
              <w:rPr>
                <w:rFonts w:ascii="Arial" w:eastAsiaTheme="majorEastAsia" w:hAnsi="Arial" w:cs="Arial"/>
                <w:lang w:val="en-US"/>
              </w:rPr>
            </w:pPr>
            <w:r w:rsidRPr="00584CC9">
              <w:rPr>
                <w:rFonts w:ascii="Arial" w:eastAsiaTheme="majorEastAsia" w:hAnsi="Arial" w:cs="Arial"/>
                <w:lang w:val="en-US"/>
              </w:rPr>
              <w:t>115.5</w:t>
            </w:r>
          </w:p>
        </w:tc>
      </w:tr>
      <w:tr w:rsidR="00F1616E" w:rsidRPr="00584CC9" w14:paraId="60D672DF" w14:textId="77777777" w:rsidTr="00F1616E">
        <w:trPr>
          <w:jc w:val="center"/>
        </w:trPr>
        <w:tc>
          <w:tcPr>
            <w:tcW w:w="3215" w:type="dxa"/>
          </w:tcPr>
          <w:p w14:paraId="6D368593" w14:textId="74F8B9B4"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300</w:t>
            </w:r>
          </w:p>
        </w:tc>
        <w:tc>
          <w:tcPr>
            <w:tcW w:w="2792" w:type="dxa"/>
          </w:tcPr>
          <w:p w14:paraId="545696AE" w14:textId="1143B973"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797</w:t>
            </w:r>
          </w:p>
        </w:tc>
        <w:tc>
          <w:tcPr>
            <w:tcW w:w="3009" w:type="dxa"/>
          </w:tcPr>
          <w:p w14:paraId="5FAF3D7B" w14:textId="2C159DE1"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303.3</w:t>
            </w:r>
          </w:p>
        </w:tc>
      </w:tr>
      <w:tr w:rsidR="00F1616E" w:rsidRPr="00584CC9" w14:paraId="57DDC6DE" w14:textId="77777777" w:rsidTr="00F1616E">
        <w:trPr>
          <w:jc w:val="center"/>
        </w:trPr>
        <w:tc>
          <w:tcPr>
            <w:tcW w:w="3215" w:type="dxa"/>
          </w:tcPr>
          <w:p w14:paraId="1E01B107" w14:textId="1FC0705B"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400</w:t>
            </w:r>
          </w:p>
        </w:tc>
        <w:tc>
          <w:tcPr>
            <w:tcW w:w="2792" w:type="dxa"/>
          </w:tcPr>
          <w:p w14:paraId="5011ACC3" w14:textId="035D77A1"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812</w:t>
            </w:r>
          </w:p>
        </w:tc>
        <w:tc>
          <w:tcPr>
            <w:tcW w:w="3009" w:type="dxa"/>
          </w:tcPr>
          <w:p w14:paraId="41F10F1E" w14:textId="18DF782A"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393.8</w:t>
            </w:r>
          </w:p>
        </w:tc>
      </w:tr>
      <w:tr w:rsidR="00F1616E" w:rsidRPr="00584CC9" w14:paraId="3FF8CD48" w14:textId="77777777" w:rsidTr="00F1616E">
        <w:trPr>
          <w:jc w:val="center"/>
        </w:trPr>
        <w:tc>
          <w:tcPr>
            <w:tcW w:w="3215" w:type="dxa"/>
          </w:tcPr>
          <w:p w14:paraId="553CB51C" w14:textId="47AEEEDE"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500</w:t>
            </w:r>
          </w:p>
        </w:tc>
        <w:tc>
          <w:tcPr>
            <w:tcW w:w="2792" w:type="dxa"/>
          </w:tcPr>
          <w:p w14:paraId="770E4E56" w14:textId="1D020E3E"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832</w:t>
            </w:r>
          </w:p>
        </w:tc>
        <w:tc>
          <w:tcPr>
            <w:tcW w:w="3009" w:type="dxa"/>
          </w:tcPr>
          <w:p w14:paraId="14FCC406" w14:textId="511D95F2"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506.1</w:t>
            </w:r>
          </w:p>
        </w:tc>
      </w:tr>
    </w:tbl>
    <w:p w14:paraId="7E4D363A" w14:textId="1CEBD897" w:rsidR="00D05893" w:rsidRPr="0015080F" w:rsidRDefault="00D21663" w:rsidP="0015080F">
      <w:pPr>
        <w:jc w:val="center"/>
        <w:rPr>
          <w:rFonts w:ascii="Arial" w:hAnsi="Arial" w:cs="Arial"/>
          <w:i/>
          <w:iCs/>
          <w:sz w:val="18"/>
          <w:szCs w:val="18"/>
        </w:rPr>
      </w:pPr>
      <w:r w:rsidRPr="0015080F">
        <w:rPr>
          <w:rFonts w:ascii="Arial" w:hAnsi="Arial" w:cs="Arial"/>
          <w:i/>
          <w:iCs/>
          <w:sz w:val="18"/>
          <w:szCs w:val="18"/>
        </w:rPr>
        <w:t xml:space="preserve">Table </w:t>
      </w:r>
      <w:r w:rsidR="00974148">
        <w:rPr>
          <w:rFonts w:ascii="Arial" w:hAnsi="Arial" w:cs="Arial"/>
          <w:i/>
          <w:iCs/>
          <w:sz w:val="18"/>
          <w:szCs w:val="18"/>
        </w:rPr>
        <w:t>3</w:t>
      </w:r>
      <w:r w:rsidRPr="0015080F">
        <w:rPr>
          <w:rFonts w:ascii="Arial" w:hAnsi="Arial" w:cs="Arial"/>
          <w:i/>
          <w:iCs/>
          <w:sz w:val="18"/>
          <w:szCs w:val="18"/>
        </w:rPr>
        <w:t xml:space="preserve">. </w:t>
      </w:r>
      <w:r w:rsidR="001B4C7B" w:rsidRPr="0015080F">
        <w:rPr>
          <w:rFonts w:ascii="Arial" w:hAnsi="Arial" w:cs="Arial"/>
          <w:i/>
          <w:iCs/>
          <w:sz w:val="18"/>
          <w:szCs w:val="18"/>
        </w:rPr>
        <w:t>Average run time and average max fitness reached by different population sizes.</w:t>
      </w:r>
    </w:p>
    <w:p w14:paraId="7EEA8C48" w14:textId="0714A04B" w:rsidR="001B4C7B" w:rsidRPr="00584CC9" w:rsidRDefault="001B4C7B" w:rsidP="000E2617">
      <w:pPr>
        <w:jc w:val="both"/>
        <w:rPr>
          <w:rFonts w:ascii="Arial" w:eastAsiaTheme="majorEastAsia" w:hAnsi="Arial" w:cs="Arial"/>
          <w:sz w:val="22"/>
          <w:szCs w:val="22"/>
          <w:lang w:val="en-US"/>
        </w:rPr>
      </w:pPr>
    </w:p>
    <w:p w14:paraId="3D5613B8" w14:textId="60A17DB4" w:rsidR="001B4C7B" w:rsidRPr="00584CC9" w:rsidRDefault="0015080F" w:rsidP="0015080F">
      <w:pPr>
        <w:spacing w:line="276" w:lineRule="auto"/>
        <w:jc w:val="both"/>
        <w:rPr>
          <w:rFonts w:ascii="Arial" w:eastAsiaTheme="majorEastAsia" w:hAnsi="Arial" w:cs="Arial"/>
          <w:lang w:val="en-US"/>
        </w:rPr>
      </w:pPr>
      <w:r>
        <w:rPr>
          <w:rFonts w:ascii="Arial" w:eastAsiaTheme="majorEastAsia" w:hAnsi="Arial" w:cs="Arial"/>
          <w:lang w:val="en-US"/>
        </w:rPr>
        <w:lastRenderedPageBreak/>
        <w:t>Finally, a population size of 200 individuals was selected</w:t>
      </w:r>
      <w:r w:rsidR="001B4C7B" w:rsidRPr="00584CC9">
        <w:rPr>
          <w:rFonts w:ascii="Arial" w:eastAsiaTheme="majorEastAsia" w:hAnsi="Arial" w:cs="Arial"/>
          <w:lang w:val="en-US"/>
        </w:rPr>
        <w:t xml:space="preserve">, since it provides greater fitness results, and lower runtime compared </w:t>
      </w:r>
      <w:r w:rsidR="00642E98" w:rsidRPr="00584CC9">
        <w:rPr>
          <w:rFonts w:ascii="Arial" w:eastAsiaTheme="majorEastAsia" w:hAnsi="Arial" w:cs="Arial"/>
          <w:lang w:val="en-US"/>
        </w:rPr>
        <w:t>to great</w:t>
      </w:r>
      <w:r w:rsidR="00991259">
        <w:rPr>
          <w:rFonts w:ascii="Arial" w:eastAsiaTheme="majorEastAsia" w:hAnsi="Arial" w:cs="Arial"/>
          <w:lang w:val="en-US"/>
        </w:rPr>
        <w:t>er</w:t>
      </w:r>
      <w:r w:rsidR="00642E98" w:rsidRPr="00584CC9">
        <w:rPr>
          <w:rFonts w:ascii="Arial" w:eastAsiaTheme="majorEastAsia" w:hAnsi="Arial" w:cs="Arial"/>
          <w:lang w:val="en-US"/>
        </w:rPr>
        <w:t xml:space="preserve"> population sizes.</w:t>
      </w:r>
    </w:p>
    <w:p w14:paraId="17D46B18" w14:textId="4B1D3F93" w:rsidR="00DC136D" w:rsidRPr="00584CC9" w:rsidRDefault="00DC136D" w:rsidP="000E2617">
      <w:pPr>
        <w:jc w:val="both"/>
        <w:rPr>
          <w:rFonts w:ascii="Arial" w:eastAsiaTheme="majorEastAsia" w:hAnsi="Arial" w:cs="Arial"/>
          <w:lang w:val="en-US"/>
        </w:rPr>
      </w:pPr>
    </w:p>
    <w:p w14:paraId="3C1CCBA9" w14:textId="63EA96BB" w:rsidR="00DC136D" w:rsidRPr="00584CC9" w:rsidRDefault="0082705A" w:rsidP="0082705A">
      <w:pPr>
        <w:pStyle w:val="Heading3"/>
      </w:pPr>
      <w:bookmarkStart w:id="84" w:name="_Toc113560276"/>
      <w:r>
        <w:t>7.</w:t>
      </w:r>
      <w:r w:rsidR="00F349D5">
        <w:t>2</w:t>
      </w:r>
      <w:r>
        <w:t xml:space="preserve">.3 </w:t>
      </w:r>
      <w:r w:rsidR="00DC136D" w:rsidRPr="00584CC9">
        <w:t>Elit</w:t>
      </w:r>
      <w:r w:rsidR="00B36F49" w:rsidRPr="00584CC9">
        <w:t>ism</w:t>
      </w:r>
      <w:bookmarkEnd w:id="84"/>
    </w:p>
    <w:p w14:paraId="59C0E2FE" w14:textId="5F5845EA" w:rsidR="00DC136D" w:rsidRPr="00584CC9" w:rsidRDefault="00DC136D" w:rsidP="000E2617">
      <w:pPr>
        <w:jc w:val="both"/>
        <w:rPr>
          <w:rFonts w:ascii="Arial" w:hAnsi="Arial" w:cs="Arial"/>
        </w:rPr>
      </w:pPr>
    </w:p>
    <w:p w14:paraId="587F1D6A" w14:textId="6B136CBB" w:rsidR="00F57D44" w:rsidRDefault="00F57D44" w:rsidP="0082705A">
      <w:pPr>
        <w:spacing w:line="276" w:lineRule="auto"/>
        <w:jc w:val="both"/>
        <w:rPr>
          <w:rFonts w:ascii="Arial" w:hAnsi="Arial" w:cs="Arial"/>
        </w:rPr>
      </w:pPr>
      <w:r w:rsidRPr="00584CC9">
        <w:rPr>
          <w:rFonts w:ascii="Arial" w:hAnsi="Arial" w:cs="Arial"/>
        </w:rPr>
        <w:t xml:space="preserve">The next operator to configure was the </w:t>
      </w:r>
      <w:r w:rsidR="00782B98" w:rsidRPr="00584CC9">
        <w:rPr>
          <w:rFonts w:ascii="Arial" w:hAnsi="Arial" w:cs="Arial"/>
        </w:rPr>
        <w:t xml:space="preserve">number of elites carried over to the next generation.  </w:t>
      </w:r>
      <w:r w:rsidR="0082705A">
        <w:rPr>
          <w:rFonts w:ascii="Arial" w:hAnsi="Arial" w:cs="Arial"/>
        </w:rPr>
        <w:t>E</w:t>
      </w:r>
      <w:r w:rsidR="00782B98" w:rsidRPr="00584CC9">
        <w:rPr>
          <w:rFonts w:ascii="Arial" w:hAnsi="Arial" w:cs="Arial"/>
        </w:rPr>
        <w:t xml:space="preserve">litism allows the algorithm to provide more normalised and stable results. Moreover, it increases the performance and the accuracy of the algorithm. </w:t>
      </w:r>
      <w:r w:rsidR="00F02DA1">
        <w:rPr>
          <w:rFonts w:ascii="Arial" w:hAnsi="Arial" w:cs="Arial"/>
        </w:rPr>
        <w:t xml:space="preserve">This hypothesis can be confirmed in the following </w:t>
      </w:r>
      <w:r w:rsidR="00E15B30">
        <w:rPr>
          <w:rFonts w:ascii="Arial" w:hAnsi="Arial" w:cs="Arial"/>
        </w:rPr>
        <w:t>f</w:t>
      </w:r>
      <w:r w:rsidR="00F02DA1">
        <w:rPr>
          <w:rFonts w:ascii="Arial" w:hAnsi="Arial" w:cs="Arial"/>
        </w:rPr>
        <w:t>igure</w:t>
      </w:r>
      <w:r w:rsidR="00782B98" w:rsidRPr="00584CC9">
        <w:rPr>
          <w:rFonts w:ascii="Arial" w:hAnsi="Arial" w:cs="Arial"/>
        </w:rPr>
        <w:t>.</w:t>
      </w:r>
    </w:p>
    <w:p w14:paraId="633F2AFB" w14:textId="77777777" w:rsidR="008B249A" w:rsidRPr="00584CC9" w:rsidRDefault="008B249A" w:rsidP="0082705A">
      <w:pPr>
        <w:spacing w:line="276" w:lineRule="auto"/>
        <w:jc w:val="both"/>
        <w:rPr>
          <w:rFonts w:ascii="Arial" w:hAnsi="Arial" w:cs="Arial"/>
        </w:rPr>
      </w:pPr>
    </w:p>
    <w:p w14:paraId="0A15ED03" w14:textId="77777777" w:rsidR="00DC136D" w:rsidRPr="00584CC9" w:rsidRDefault="00DC136D" w:rsidP="000E2617">
      <w:pPr>
        <w:jc w:val="both"/>
        <w:rPr>
          <w:rFonts w:ascii="Arial" w:hAnsi="Arial" w:cs="Arial"/>
        </w:rPr>
      </w:pPr>
    </w:p>
    <w:p w14:paraId="4DC5E0A5" w14:textId="3C6E91AE" w:rsidR="004128BB" w:rsidRPr="00584CC9" w:rsidRDefault="00033A97" w:rsidP="0029541A">
      <w:pPr>
        <w:jc w:val="center"/>
        <w:rPr>
          <w:rFonts w:ascii="Arial" w:eastAsiaTheme="majorEastAsia" w:hAnsi="Arial" w:cs="Arial"/>
          <w:b/>
          <w:bCs/>
          <w:sz w:val="32"/>
          <w:szCs w:val="32"/>
          <w:lang w:val="en-US"/>
        </w:rPr>
      </w:pPr>
      <w:r w:rsidRPr="00584CC9">
        <w:rPr>
          <w:rFonts w:ascii="Arial" w:eastAsiaTheme="majorEastAsia" w:hAnsi="Arial" w:cs="Arial"/>
          <w:b/>
          <w:bCs/>
          <w:noProof/>
          <w:sz w:val="32"/>
          <w:szCs w:val="32"/>
          <w:lang w:val="en-US"/>
        </w:rPr>
        <w:drawing>
          <wp:inline distT="0" distB="0" distL="0" distR="0" wp14:anchorId="4F05EF24" wp14:editId="5F47DEAC">
            <wp:extent cx="5760000" cy="4680000"/>
            <wp:effectExtent l="0" t="0" r="635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4680000"/>
                    </a:xfrm>
                    <a:prstGeom prst="rect">
                      <a:avLst/>
                    </a:prstGeom>
                    <a:noFill/>
                    <a:ln>
                      <a:noFill/>
                    </a:ln>
                  </pic:spPr>
                </pic:pic>
              </a:graphicData>
            </a:graphic>
          </wp:inline>
        </w:drawing>
      </w:r>
    </w:p>
    <w:p w14:paraId="7BA5D34E" w14:textId="0D345DA2" w:rsidR="00420E67" w:rsidRPr="00F02DA1" w:rsidRDefault="00420E67" w:rsidP="00F02DA1">
      <w:pPr>
        <w:jc w:val="center"/>
        <w:rPr>
          <w:rFonts w:ascii="Arial" w:hAnsi="Arial" w:cs="Arial"/>
          <w:i/>
          <w:iCs/>
          <w:sz w:val="18"/>
          <w:szCs w:val="18"/>
        </w:rPr>
      </w:pPr>
      <w:r w:rsidRPr="00F02DA1">
        <w:rPr>
          <w:rFonts w:ascii="Arial" w:hAnsi="Arial" w:cs="Arial"/>
          <w:i/>
          <w:iCs/>
          <w:sz w:val="18"/>
          <w:szCs w:val="18"/>
        </w:rPr>
        <w:t>Fig</w:t>
      </w:r>
      <w:r w:rsidR="00F02DA1" w:rsidRPr="00F02DA1">
        <w:rPr>
          <w:rFonts w:ascii="Arial" w:hAnsi="Arial" w:cs="Arial"/>
          <w:i/>
          <w:iCs/>
          <w:sz w:val="18"/>
          <w:szCs w:val="18"/>
        </w:rPr>
        <w:t>ure</w:t>
      </w:r>
      <w:r w:rsidRPr="00F02DA1">
        <w:rPr>
          <w:rFonts w:ascii="Arial" w:hAnsi="Arial" w:cs="Arial"/>
          <w:i/>
          <w:iCs/>
          <w:sz w:val="18"/>
          <w:szCs w:val="18"/>
        </w:rPr>
        <w:t xml:space="preserve"> </w:t>
      </w:r>
      <w:r w:rsidR="00F02DA1" w:rsidRPr="00F02DA1">
        <w:rPr>
          <w:rFonts w:ascii="Arial" w:hAnsi="Arial" w:cs="Arial"/>
          <w:i/>
          <w:iCs/>
          <w:sz w:val="18"/>
          <w:szCs w:val="18"/>
        </w:rPr>
        <w:t>26</w:t>
      </w:r>
      <w:r w:rsidRPr="00F02DA1">
        <w:rPr>
          <w:rFonts w:ascii="Arial" w:hAnsi="Arial" w:cs="Arial"/>
          <w:i/>
          <w:iCs/>
          <w:sz w:val="18"/>
          <w:szCs w:val="18"/>
        </w:rPr>
        <w:t>. Average max fitness achieved per generation given different ratios of elite carry over. Blue: 0% elites carried over, green: 1% elites carried over, red: 2% elites carried over and brown 4% elites carried over.</w:t>
      </w:r>
      <w:ins w:id="85" w:author="George Magoulas" w:date="2022-09-14T23:56:00Z">
        <w:r w:rsidR="00536002">
          <w:rPr>
            <w:rFonts w:ascii="Arial" w:hAnsi="Arial" w:cs="Arial"/>
            <w:i/>
            <w:iCs/>
            <w:sz w:val="18"/>
            <w:szCs w:val="18"/>
          </w:rPr>
          <w:t xml:space="preserve"> What is the size of the population? 200?</w:t>
        </w:r>
      </w:ins>
    </w:p>
    <w:p w14:paraId="3B8FE400" w14:textId="1A2AA992" w:rsidR="00AF5939" w:rsidRPr="00584CC9" w:rsidRDefault="00AF5939" w:rsidP="0048246E">
      <w:pPr>
        <w:jc w:val="both"/>
        <w:rPr>
          <w:rFonts w:ascii="Arial" w:eastAsiaTheme="majorEastAsia" w:hAnsi="Arial" w:cs="Arial"/>
          <w:sz w:val="22"/>
          <w:szCs w:val="22"/>
          <w:lang w:val="en-US"/>
        </w:rPr>
      </w:pPr>
    </w:p>
    <w:p w14:paraId="36AC8C9A" w14:textId="086EB2C6" w:rsidR="0002514B" w:rsidRPr="00584CC9" w:rsidRDefault="00AF5939" w:rsidP="00F02DA1">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As expected, the higher the elites being carried over to the next generation, the greater fitness achieved </w:t>
      </w:r>
      <w:r w:rsidR="00EA67F0" w:rsidRPr="00584CC9">
        <w:rPr>
          <w:rFonts w:ascii="Arial" w:eastAsiaTheme="majorEastAsia" w:hAnsi="Arial" w:cs="Arial"/>
          <w:lang w:val="en-US"/>
        </w:rPr>
        <w:t>in average, as more individuals with the best performing genome are staying in the gene pool intact.</w:t>
      </w:r>
      <w:r w:rsidR="008C0E3B" w:rsidRPr="00584CC9">
        <w:rPr>
          <w:rFonts w:ascii="Arial" w:eastAsiaTheme="majorEastAsia" w:hAnsi="Arial" w:cs="Arial"/>
          <w:lang w:val="en-US"/>
        </w:rPr>
        <w:t xml:space="preserve"> Another interesting observation is the normalizing of the data. We can see that running the algorithm with 0% elites carried over, maximum fitness fluctuates throughout the run, even if</w:t>
      </w:r>
      <w:r w:rsidR="0057464F" w:rsidRPr="00584CC9">
        <w:rPr>
          <w:rFonts w:ascii="Arial" w:eastAsiaTheme="majorEastAsia" w:hAnsi="Arial" w:cs="Arial"/>
          <w:lang w:val="en-US"/>
        </w:rPr>
        <w:t xml:space="preserve">, on average, it is gradually </w:t>
      </w:r>
      <w:r w:rsidR="008C0E3B" w:rsidRPr="00584CC9">
        <w:rPr>
          <w:rFonts w:ascii="Arial" w:eastAsiaTheme="majorEastAsia" w:hAnsi="Arial" w:cs="Arial"/>
          <w:lang w:val="en-US"/>
        </w:rPr>
        <w:t>rising. When this ratio</w:t>
      </w:r>
      <w:r w:rsidR="005219D0">
        <w:rPr>
          <w:rFonts w:ascii="Arial" w:eastAsiaTheme="majorEastAsia" w:hAnsi="Arial" w:cs="Arial"/>
          <w:lang w:val="en-US"/>
        </w:rPr>
        <w:t xml:space="preserve"> is increased</w:t>
      </w:r>
      <w:r w:rsidR="008C0E3B" w:rsidRPr="00584CC9">
        <w:rPr>
          <w:rFonts w:ascii="Arial" w:eastAsiaTheme="majorEastAsia" w:hAnsi="Arial" w:cs="Arial"/>
          <w:lang w:val="en-US"/>
        </w:rPr>
        <w:t xml:space="preserve">, max fitness achieved per generation fluctuates less violently, as the best performing individuals start taking over the population and </w:t>
      </w:r>
      <w:r w:rsidR="00371816" w:rsidRPr="00584CC9">
        <w:rPr>
          <w:rFonts w:ascii="Arial" w:eastAsiaTheme="majorEastAsia" w:hAnsi="Arial" w:cs="Arial"/>
          <w:lang w:val="en-US"/>
        </w:rPr>
        <w:t xml:space="preserve">the gene pool </w:t>
      </w:r>
      <w:r w:rsidR="00371816" w:rsidRPr="00584CC9">
        <w:rPr>
          <w:rFonts w:ascii="Arial" w:eastAsiaTheme="majorEastAsia" w:hAnsi="Arial" w:cs="Arial"/>
          <w:lang w:val="en-US"/>
        </w:rPr>
        <w:lastRenderedPageBreak/>
        <w:t>becomes more homogenous, which is a</w:t>
      </w:r>
      <w:r w:rsidR="0002514B" w:rsidRPr="00584CC9">
        <w:rPr>
          <w:rFonts w:ascii="Arial" w:eastAsiaTheme="majorEastAsia" w:hAnsi="Arial" w:cs="Arial"/>
          <w:lang w:val="en-US"/>
        </w:rPr>
        <w:t xml:space="preserve">cceptable as it helps </w:t>
      </w:r>
      <w:r w:rsidR="005219D0">
        <w:rPr>
          <w:rFonts w:ascii="Arial" w:eastAsiaTheme="majorEastAsia" w:hAnsi="Arial" w:cs="Arial"/>
          <w:lang w:val="en-US"/>
        </w:rPr>
        <w:t>the algorithm</w:t>
      </w:r>
      <w:r w:rsidR="0002514B" w:rsidRPr="00584CC9">
        <w:rPr>
          <w:rFonts w:ascii="Arial" w:eastAsiaTheme="majorEastAsia" w:hAnsi="Arial" w:cs="Arial"/>
          <w:lang w:val="en-US"/>
        </w:rPr>
        <w:t xml:space="preserve"> </w:t>
      </w:r>
      <w:r w:rsidR="00371816" w:rsidRPr="00584CC9">
        <w:rPr>
          <w:rFonts w:ascii="Arial" w:eastAsiaTheme="majorEastAsia" w:hAnsi="Arial" w:cs="Arial"/>
          <w:lang w:val="en-US"/>
        </w:rPr>
        <w:t>avoid loss of selection pressure.</w:t>
      </w:r>
    </w:p>
    <w:p w14:paraId="0F3C4CB7" w14:textId="77777777" w:rsidR="0002514B" w:rsidRPr="00584CC9" w:rsidRDefault="0002514B" w:rsidP="0048246E">
      <w:pPr>
        <w:jc w:val="both"/>
        <w:rPr>
          <w:rFonts w:ascii="Arial" w:eastAsiaTheme="majorEastAsia" w:hAnsi="Arial" w:cs="Arial"/>
          <w:lang w:val="en-US"/>
        </w:rPr>
      </w:pPr>
    </w:p>
    <w:p w14:paraId="71B80A25" w14:textId="2A61335B" w:rsidR="00AF5939" w:rsidRPr="00584CC9" w:rsidRDefault="00371816" w:rsidP="00F02DA1">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Based on these results, </w:t>
      </w:r>
      <w:r w:rsidR="005B7F10">
        <w:rPr>
          <w:rFonts w:ascii="Arial" w:eastAsiaTheme="majorEastAsia" w:hAnsi="Arial" w:cs="Arial"/>
          <w:lang w:val="en-US"/>
        </w:rPr>
        <w:t>it was</w:t>
      </w:r>
      <w:r w:rsidRPr="00584CC9">
        <w:rPr>
          <w:rFonts w:ascii="Arial" w:eastAsiaTheme="majorEastAsia" w:hAnsi="Arial" w:cs="Arial"/>
          <w:lang w:val="en-US"/>
        </w:rPr>
        <w:t xml:space="preserve"> decided to use a 2% ratio of elites being carried over for </w:t>
      </w:r>
      <w:r w:rsidR="005B7F10">
        <w:rPr>
          <w:rFonts w:ascii="Arial" w:eastAsiaTheme="majorEastAsia" w:hAnsi="Arial" w:cs="Arial"/>
          <w:lang w:val="en-US"/>
        </w:rPr>
        <w:t>the following</w:t>
      </w:r>
      <w:r w:rsidRPr="00584CC9">
        <w:rPr>
          <w:rFonts w:ascii="Arial" w:eastAsiaTheme="majorEastAsia" w:hAnsi="Arial" w:cs="Arial"/>
          <w:lang w:val="en-US"/>
        </w:rPr>
        <w:t xml:space="preserve"> reasons: </w:t>
      </w:r>
      <w:r w:rsidR="0002514B" w:rsidRPr="00584CC9">
        <w:rPr>
          <w:rFonts w:ascii="Arial" w:eastAsiaTheme="majorEastAsia" w:hAnsi="Arial" w:cs="Arial"/>
          <w:lang w:val="en-US"/>
        </w:rPr>
        <w:t xml:space="preserve">to </w:t>
      </w:r>
      <w:r w:rsidRPr="00584CC9">
        <w:rPr>
          <w:rFonts w:ascii="Arial" w:eastAsiaTheme="majorEastAsia" w:hAnsi="Arial" w:cs="Arial"/>
          <w:lang w:val="en-US"/>
        </w:rPr>
        <w:t>keep the population more diverse, not increase runtime (increase of overall fitness in each generation, and greater fitness achieved per run, does not impact our project in a constructive way), and stabilize fitness results</w:t>
      </w:r>
      <w:r w:rsidR="00F92091" w:rsidRPr="00584CC9">
        <w:rPr>
          <w:rFonts w:ascii="Arial" w:eastAsiaTheme="majorEastAsia" w:hAnsi="Arial" w:cs="Arial"/>
          <w:lang w:val="en-US"/>
        </w:rPr>
        <w:t xml:space="preserve">. The last reason for our selection might not be obvious, but it will </w:t>
      </w:r>
      <w:r w:rsidR="001223C0" w:rsidRPr="00584CC9">
        <w:rPr>
          <w:rFonts w:ascii="Arial" w:eastAsiaTheme="majorEastAsia" w:hAnsi="Arial" w:cs="Arial"/>
          <w:lang w:val="en-US"/>
        </w:rPr>
        <w:t>allow us to observe</w:t>
      </w:r>
      <w:r w:rsidR="00F92091" w:rsidRPr="00584CC9">
        <w:rPr>
          <w:rFonts w:ascii="Arial" w:eastAsiaTheme="majorEastAsia" w:hAnsi="Arial" w:cs="Arial"/>
          <w:lang w:val="en-US"/>
        </w:rPr>
        <w:t xml:space="preserve"> the algorithmic performance based on the crossover operator selected</w:t>
      </w:r>
      <w:r w:rsidR="001223C0" w:rsidRPr="00584CC9">
        <w:rPr>
          <w:rFonts w:ascii="Arial" w:eastAsiaTheme="majorEastAsia" w:hAnsi="Arial" w:cs="Arial"/>
          <w:lang w:val="en-US"/>
        </w:rPr>
        <w:t>,</w:t>
      </w:r>
      <w:r w:rsidR="00F92091" w:rsidRPr="00584CC9">
        <w:rPr>
          <w:rFonts w:ascii="Arial" w:eastAsiaTheme="majorEastAsia" w:hAnsi="Arial" w:cs="Arial"/>
          <w:lang w:val="en-US"/>
        </w:rPr>
        <w:t xml:space="preserve"> </w:t>
      </w:r>
      <w:r w:rsidR="0002514B" w:rsidRPr="00584CC9">
        <w:rPr>
          <w:rFonts w:ascii="Arial" w:eastAsiaTheme="majorEastAsia" w:hAnsi="Arial" w:cs="Arial"/>
          <w:lang w:val="en-US"/>
        </w:rPr>
        <w:t>in a more efficient way</w:t>
      </w:r>
      <w:r w:rsidR="00F92091" w:rsidRPr="00584CC9">
        <w:rPr>
          <w:rFonts w:ascii="Arial" w:eastAsiaTheme="majorEastAsia" w:hAnsi="Arial" w:cs="Arial"/>
          <w:lang w:val="en-US"/>
        </w:rPr>
        <w:t>.</w:t>
      </w:r>
    </w:p>
    <w:p w14:paraId="0D0D910E" w14:textId="105966D7" w:rsidR="00420E67" w:rsidRPr="00584CC9" w:rsidRDefault="00420E67" w:rsidP="0048246E">
      <w:pPr>
        <w:jc w:val="both"/>
        <w:rPr>
          <w:rFonts w:ascii="Arial" w:eastAsiaTheme="majorEastAsia" w:hAnsi="Arial" w:cs="Arial"/>
          <w:lang w:val="en-US"/>
        </w:rPr>
      </w:pPr>
    </w:p>
    <w:p w14:paraId="50CB0FC2" w14:textId="34AED099" w:rsidR="00B36F49" w:rsidRPr="00584CC9" w:rsidRDefault="00BA2F60" w:rsidP="00BA2F60">
      <w:pPr>
        <w:pStyle w:val="Heading3"/>
      </w:pPr>
      <w:bookmarkStart w:id="86" w:name="_Toc113560277"/>
      <w:r>
        <w:t>7.</w:t>
      </w:r>
      <w:r w:rsidR="00F349D5">
        <w:t>2</w:t>
      </w:r>
      <w:r>
        <w:t xml:space="preserve">.4 </w:t>
      </w:r>
      <w:r w:rsidR="00B36F49" w:rsidRPr="00584CC9">
        <w:t>Mutation</w:t>
      </w:r>
      <w:bookmarkEnd w:id="86"/>
    </w:p>
    <w:p w14:paraId="75E2E740" w14:textId="1CCE7AD0" w:rsidR="00B36F49" w:rsidRPr="00584CC9" w:rsidRDefault="00B36F49" w:rsidP="0048246E">
      <w:pPr>
        <w:jc w:val="both"/>
        <w:rPr>
          <w:rFonts w:ascii="Arial" w:hAnsi="Arial" w:cs="Arial"/>
          <w:b/>
          <w:bCs/>
          <w:sz w:val="28"/>
          <w:szCs w:val="28"/>
        </w:rPr>
      </w:pPr>
    </w:p>
    <w:p w14:paraId="384A3B14" w14:textId="2D0CE0C7" w:rsidR="00B36F49" w:rsidRPr="00584CC9" w:rsidRDefault="00B36F49" w:rsidP="00BA2F60">
      <w:pPr>
        <w:spacing w:line="276" w:lineRule="auto"/>
        <w:jc w:val="both"/>
        <w:rPr>
          <w:rFonts w:ascii="Arial" w:eastAsiaTheme="majorEastAsia" w:hAnsi="Arial" w:cs="Arial"/>
          <w:lang w:val="en-US"/>
        </w:rPr>
      </w:pPr>
      <w:r w:rsidRPr="00584CC9">
        <w:rPr>
          <w:rFonts w:ascii="Arial" w:hAnsi="Arial" w:cs="Arial"/>
        </w:rPr>
        <w:t xml:space="preserve">The last parameter to be tested for tuning was the mutation operator. </w:t>
      </w:r>
      <w:r w:rsidR="00A12486" w:rsidRPr="00584CC9">
        <w:rPr>
          <w:rFonts w:ascii="Arial" w:hAnsi="Arial" w:cs="Arial"/>
        </w:rPr>
        <w:t>Mutation allows new, possibly beneficial, changes to be introduced to the population. To test this, mutation probability</w:t>
      </w:r>
      <w:r w:rsidR="00EC73EE">
        <w:rPr>
          <w:rFonts w:ascii="Arial" w:hAnsi="Arial" w:cs="Arial"/>
        </w:rPr>
        <w:t xml:space="preserve"> was decreased</w:t>
      </w:r>
      <w:r w:rsidR="00A12486" w:rsidRPr="00584CC9">
        <w:rPr>
          <w:rFonts w:ascii="Arial" w:hAnsi="Arial" w:cs="Arial"/>
        </w:rPr>
        <w:t xml:space="preserve"> to zero; no random changes to genes would occur. </w:t>
      </w:r>
      <w:r w:rsidR="00EC73EE">
        <w:rPr>
          <w:rFonts w:ascii="Arial" w:hAnsi="Arial" w:cs="Arial"/>
        </w:rPr>
        <w:t>The results showed</w:t>
      </w:r>
      <w:r w:rsidR="00A12486" w:rsidRPr="00584CC9">
        <w:rPr>
          <w:rFonts w:ascii="Arial" w:hAnsi="Arial" w:cs="Arial"/>
        </w:rPr>
        <w:t xml:space="preserve"> that the populations always converged to a low fitness value and no changes were observed after that point. The population has reached sub-optimal convergence, as expected. </w:t>
      </w:r>
    </w:p>
    <w:p w14:paraId="71DAD10D" w14:textId="77777777" w:rsidR="00A12486" w:rsidRPr="00584CC9" w:rsidRDefault="00BD4E54" w:rsidP="00974148">
      <w:pPr>
        <w:jc w:val="center"/>
        <w:rPr>
          <w:rFonts w:ascii="Arial" w:eastAsiaTheme="majorEastAsia" w:hAnsi="Arial" w:cs="Arial"/>
          <w:lang w:val="en-US"/>
        </w:rPr>
      </w:pPr>
      <w:r w:rsidRPr="00584CC9">
        <w:rPr>
          <w:rFonts w:ascii="Arial" w:eastAsiaTheme="majorEastAsia" w:hAnsi="Arial" w:cs="Arial"/>
          <w:noProof/>
          <w:lang w:val="en-US"/>
        </w:rPr>
        <w:drawing>
          <wp:inline distT="0" distB="0" distL="0" distR="0" wp14:anchorId="208411BD" wp14:editId="1095B23E">
            <wp:extent cx="5335325" cy="4407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5325" cy="4407443"/>
                    </a:xfrm>
                    <a:prstGeom prst="rect">
                      <a:avLst/>
                    </a:prstGeom>
                    <a:noFill/>
                    <a:ln>
                      <a:noFill/>
                    </a:ln>
                  </pic:spPr>
                </pic:pic>
              </a:graphicData>
            </a:graphic>
          </wp:inline>
        </w:drawing>
      </w:r>
    </w:p>
    <w:p w14:paraId="7E07DE6A" w14:textId="0F809DBE" w:rsidR="00BD4E54" w:rsidRPr="00D94A27" w:rsidRDefault="00A12486" w:rsidP="0048246E">
      <w:pPr>
        <w:jc w:val="both"/>
        <w:rPr>
          <w:rFonts w:ascii="Arial" w:hAnsi="Arial" w:cs="Arial"/>
          <w:i/>
          <w:iCs/>
          <w:sz w:val="18"/>
          <w:szCs w:val="18"/>
        </w:rPr>
      </w:pPr>
      <w:r w:rsidRPr="00D94A27">
        <w:rPr>
          <w:rFonts w:ascii="Arial" w:hAnsi="Arial" w:cs="Arial"/>
          <w:i/>
          <w:iCs/>
          <w:sz w:val="18"/>
          <w:szCs w:val="18"/>
        </w:rPr>
        <w:t>Fig</w:t>
      </w:r>
      <w:r w:rsidR="00D94A27">
        <w:rPr>
          <w:rFonts w:ascii="Arial" w:hAnsi="Arial" w:cs="Arial"/>
          <w:i/>
          <w:iCs/>
          <w:sz w:val="18"/>
          <w:szCs w:val="18"/>
        </w:rPr>
        <w:t>ure</w:t>
      </w:r>
      <w:r w:rsidRPr="00D94A27">
        <w:rPr>
          <w:rFonts w:ascii="Arial" w:hAnsi="Arial" w:cs="Arial"/>
          <w:i/>
          <w:iCs/>
          <w:sz w:val="18"/>
          <w:szCs w:val="18"/>
        </w:rPr>
        <w:t xml:space="preserve"> </w:t>
      </w:r>
      <w:r w:rsidR="00D94A27">
        <w:rPr>
          <w:rFonts w:ascii="Arial" w:hAnsi="Arial" w:cs="Arial"/>
          <w:i/>
          <w:iCs/>
          <w:sz w:val="18"/>
          <w:szCs w:val="18"/>
        </w:rPr>
        <w:t>27</w:t>
      </w:r>
      <w:r w:rsidRPr="00D94A27">
        <w:rPr>
          <w:rFonts w:ascii="Arial" w:hAnsi="Arial" w:cs="Arial"/>
          <w:i/>
          <w:iCs/>
          <w:sz w:val="18"/>
          <w:szCs w:val="18"/>
        </w:rPr>
        <w:t xml:space="preserve">. Average max fitness achieved per generation based on various values of mutation probability. Black: 0 mutation probability, </w:t>
      </w:r>
      <w:r w:rsidR="00435ABC" w:rsidRPr="00D94A27">
        <w:rPr>
          <w:rFonts w:ascii="Arial" w:hAnsi="Arial" w:cs="Arial"/>
          <w:i/>
          <w:iCs/>
          <w:sz w:val="18"/>
          <w:szCs w:val="18"/>
        </w:rPr>
        <w:t>blue</w:t>
      </w:r>
      <w:r w:rsidRPr="00D94A27">
        <w:rPr>
          <w:rFonts w:ascii="Arial" w:hAnsi="Arial" w:cs="Arial"/>
          <w:i/>
          <w:iCs/>
          <w:sz w:val="18"/>
          <w:szCs w:val="18"/>
        </w:rPr>
        <w:t>:</w:t>
      </w:r>
      <w:r w:rsidR="00435ABC" w:rsidRPr="00D94A27">
        <w:rPr>
          <w:rFonts w:ascii="Arial" w:hAnsi="Arial" w:cs="Arial"/>
          <w:i/>
          <w:iCs/>
          <w:sz w:val="18"/>
          <w:szCs w:val="18"/>
        </w:rPr>
        <w:t xml:space="preserve"> </w:t>
      </w:r>
      <w:r w:rsidRPr="00D94A27">
        <w:rPr>
          <w:rFonts w:ascii="Arial" w:hAnsi="Arial" w:cs="Arial"/>
          <w:i/>
          <w:iCs/>
          <w:sz w:val="18"/>
          <w:szCs w:val="18"/>
        </w:rPr>
        <w:t xml:space="preserve">0.001 mutation probability, </w:t>
      </w:r>
      <w:r w:rsidR="00435ABC" w:rsidRPr="00D94A27">
        <w:rPr>
          <w:rFonts w:ascii="Arial" w:hAnsi="Arial" w:cs="Arial"/>
          <w:i/>
          <w:iCs/>
          <w:sz w:val="18"/>
          <w:szCs w:val="18"/>
        </w:rPr>
        <w:t xml:space="preserve">green: </w:t>
      </w:r>
      <w:r w:rsidRPr="00D94A27">
        <w:rPr>
          <w:rFonts w:ascii="Arial" w:hAnsi="Arial" w:cs="Arial"/>
          <w:i/>
          <w:iCs/>
          <w:sz w:val="18"/>
          <w:szCs w:val="18"/>
        </w:rPr>
        <w:t xml:space="preserve">0.0015 mutation probability, </w:t>
      </w:r>
      <w:r w:rsidR="00435ABC" w:rsidRPr="00D94A27">
        <w:rPr>
          <w:rFonts w:ascii="Arial" w:hAnsi="Arial" w:cs="Arial"/>
          <w:i/>
          <w:iCs/>
          <w:sz w:val="18"/>
          <w:szCs w:val="18"/>
        </w:rPr>
        <w:t xml:space="preserve">red: </w:t>
      </w:r>
      <w:r w:rsidRPr="00D94A27">
        <w:rPr>
          <w:rFonts w:ascii="Arial" w:hAnsi="Arial" w:cs="Arial"/>
          <w:i/>
          <w:iCs/>
          <w:sz w:val="18"/>
          <w:szCs w:val="18"/>
        </w:rPr>
        <w:t xml:space="preserve">0.002 mutation probability and </w:t>
      </w:r>
      <w:r w:rsidR="00435ABC" w:rsidRPr="00D94A27">
        <w:rPr>
          <w:rFonts w:ascii="Arial" w:hAnsi="Arial" w:cs="Arial"/>
          <w:i/>
          <w:iCs/>
          <w:sz w:val="18"/>
          <w:szCs w:val="18"/>
        </w:rPr>
        <w:t xml:space="preserve">brown: </w:t>
      </w:r>
      <w:r w:rsidRPr="00D94A27">
        <w:rPr>
          <w:rFonts w:ascii="Arial" w:hAnsi="Arial" w:cs="Arial"/>
          <w:i/>
          <w:iCs/>
          <w:sz w:val="18"/>
          <w:szCs w:val="18"/>
        </w:rPr>
        <w:t>0.0025 mutation probability</w:t>
      </w:r>
      <w:r w:rsidR="00435ABC" w:rsidRPr="00D94A27">
        <w:rPr>
          <w:rFonts w:ascii="Arial" w:hAnsi="Arial" w:cs="Arial"/>
          <w:i/>
          <w:iCs/>
          <w:sz w:val="18"/>
          <w:szCs w:val="18"/>
        </w:rPr>
        <w:t>.</w:t>
      </w:r>
    </w:p>
    <w:p w14:paraId="13B4BAD7" w14:textId="77777777" w:rsidR="006A0DB3" w:rsidRPr="00584CC9" w:rsidRDefault="006A0DB3" w:rsidP="0048246E">
      <w:pPr>
        <w:jc w:val="both"/>
        <w:rPr>
          <w:rFonts w:ascii="Arial" w:eastAsiaTheme="majorEastAsia" w:hAnsi="Arial" w:cs="Arial"/>
          <w:sz w:val="22"/>
          <w:szCs w:val="22"/>
          <w:lang w:val="en-US"/>
        </w:rPr>
      </w:pPr>
    </w:p>
    <w:p w14:paraId="0ED7B316" w14:textId="53F355B5" w:rsidR="00435ABC" w:rsidRPr="00584CC9" w:rsidRDefault="00435ABC" w:rsidP="00D94A27">
      <w:pPr>
        <w:spacing w:line="276" w:lineRule="auto"/>
        <w:jc w:val="both"/>
        <w:rPr>
          <w:rFonts w:ascii="Arial" w:eastAsiaTheme="majorEastAsia" w:hAnsi="Arial" w:cs="Arial"/>
          <w:lang w:val="en-US"/>
        </w:rPr>
      </w:pPr>
      <w:r w:rsidRPr="00584CC9">
        <w:rPr>
          <w:rFonts w:ascii="Arial" w:eastAsiaTheme="majorEastAsia" w:hAnsi="Arial" w:cs="Arial"/>
          <w:lang w:val="en-US"/>
        </w:rPr>
        <w:lastRenderedPageBreak/>
        <w:t>After that</w:t>
      </w:r>
      <w:r w:rsidR="004B3477" w:rsidRPr="00584CC9">
        <w:rPr>
          <w:rFonts w:ascii="Arial" w:eastAsiaTheme="majorEastAsia" w:hAnsi="Arial" w:cs="Arial"/>
          <w:lang w:val="en-US"/>
        </w:rPr>
        <w:t>,</w:t>
      </w:r>
      <w:r w:rsidRPr="00584CC9">
        <w:rPr>
          <w:rFonts w:ascii="Arial" w:eastAsiaTheme="majorEastAsia" w:hAnsi="Arial" w:cs="Arial"/>
          <w:lang w:val="en-US"/>
        </w:rPr>
        <w:t xml:space="preserve"> different values of mutation probability found in the literature </w:t>
      </w:r>
      <w:r w:rsidR="00C76018">
        <w:rPr>
          <w:rFonts w:ascii="Arial" w:eastAsiaTheme="majorEastAsia" w:hAnsi="Arial" w:cs="Arial"/>
          <w:lang w:val="en-US"/>
        </w:rPr>
        <w:t xml:space="preserve">were tested </w:t>
      </w:r>
      <w:r w:rsidRPr="00584CC9">
        <w:rPr>
          <w:rFonts w:ascii="Arial" w:eastAsiaTheme="majorEastAsia" w:hAnsi="Arial" w:cs="Arial"/>
          <w:lang w:val="en-US"/>
        </w:rPr>
        <w:t xml:space="preserve">as well as several </w:t>
      </w:r>
      <w:r w:rsidR="004B3477" w:rsidRPr="00584CC9">
        <w:rPr>
          <w:rFonts w:ascii="Arial" w:eastAsiaTheme="majorEastAsia" w:hAnsi="Arial" w:cs="Arial"/>
          <w:lang w:val="en-US"/>
        </w:rPr>
        <w:t>values i</w:t>
      </w:r>
      <w:r w:rsidRPr="00584CC9">
        <w:rPr>
          <w:rFonts w:ascii="Arial" w:eastAsiaTheme="majorEastAsia" w:hAnsi="Arial" w:cs="Arial"/>
          <w:lang w:val="en-US"/>
        </w:rPr>
        <w:t xml:space="preserve">n </w:t>
      </w:r>
      <w:r w:rsidR="00C76018">
        <w:rPr>
          <w:rFonts w:ascii="Arial" w:eastAsiaTheme="majorEastAsia" w:hAnsi="Arial" w:cs="Arial"/>
          <w:lang w:val="en-US"/>
        </w:rPr>
        <w:t>that range</w:t>
      </w:r>
      <w:r w:rsidRPr="00584CC9">
        <w:rPr>
          <w:rFonts w:ascii="Arial" w:eastAsiaTheme="majorEastAsia" w:hAnsi="Arial" w:cs="Arial"/>
          <w:lang w:val="en-US"/>
        </w:rPr>
        <w:t xml:space="preserve">. </w:t>
      </w:r>
      <w:r w:rsidR="0077745B">
        <w:rPr>
          <w:rFonts w:ascii="Arial" w:eastAsiaTheme="majorEastAsia" w:hAnsi="Arial" w:cs="Arial"/>
          <w:lang w:val="en-US"/>
        </w:rPr>
        <w:t>The goal of this operator was</w:t>
      </w:r>
      <w:r w:rsidRPr="00584CC9">
        <w:rPr>
          <w:rFonts w:ascii="Arial" w:eastAsiaTheme="majorEastAsia" w:hAnsi="Arial" w:cs="Arial"/>
          <w:lang w:val="en-US"/>
        </w:rPr>
        <w:t xml:space="preserve"> to achieve enough diversity for </w:t>
      </w:r>
      <w:r w:rsidR="0077745B">
        <w:rPr>
          <w:rFonts w:ascii="Arial" w:eastAsiaTheme="majorEastAsia" w:hAnsi="Arial" w:cs="Arial"/>
          <w:lang w:val="en-US"/>
        </w:rPr>
        <w:t>the</w:t>
      </w:r>
      <w:r w:rsidRPr="00584CC9">
        <w:rPr>
          <w:rFonts w:ascii="Arial" w:eastAsiaTheme="majorEastAsia" w:hAnsi="Arial" w:cs="Arial"/>
          <w:lang w:val="en-US"/>
        </w:rPr>
        <w:t xml:space="preserve"> population to not reach convergence in early stages, but not extreme enough to provided inaccurate results</w:t>
      </w:r>
      <w:r w:rsidR="003F2534" w:rsidRPr="00584CC9">
        <w:rPr>
          <w:rFonts w:ascii="Arial" w:eastAsiaTheme="majorEastAsia" w:hAnsi="Arial" w:cs="Arial"/>
          <w:lang w:val="en-US"/>
        </w:rPr>
        <w:t>, i.e., data that was being affected negatively b</w:t>
      </w:r>
      <w:r w:rsidR="001538B0" w:rsidRPr="00584CC9">
        <w:rPr>
          <w:rFonts w:ascii="Arial" w:eastAsiaTheme="majorEastAsia" w:hAnsi="Arial" w:cs="Arial"/>
          <w:lang w:val="en-US"/>
        </w:rPr>
        <w:t>y</w:t>
      </w:r>
      <w:r w:rsidR="003F2534" w:rsidRPr="00584CC9">
        <w:rPr>
          <w:rFonts w:ascii="Arial" w:eastAsiaTheme="majorEastAsia" w:hAnsi="Arial" w:cs="Arial"/>
          <w:lang w:val="en-US"/>
        </w:rPr>
        <w:t xml:space="preserve"> causing </w:t>
      </w:r>
      <w:r w:rsidR="001538B0" w:rsidRPr="00584CC9">
        <w:rPr>
          <w:rFonts w:ascii="Arial" w:eastAsiaTheme="majorEastAsia" w:hAnsi="Arial" w:cs="Arial"/>
          <w:lang w:val="en-US"/>
        </w:rPr>
        <w:t>high</w:t>
      </w:r>
      <w:r w:rsidR="003F2534" w:rsidRPr="00584CC9">
        <w:rPr>
          <w:rFonts w:ascii="Arial" w:eastAsiaTheme="majorEastAsia" w:hAnsi="Arial" w:cs="Arial"/>
          <w:lang w:val="en-US"/>
        </w:rPr>
        <w:t xml:space="preserve"> disruption in the population</w:t>
      </w:r>
      <w:r w:rsidR="00EC0A0B" w:rsidRPr="00584CC9">
        <w:rPr>
          <w:rFonts w:ascii="Arial" w:eastAsiaTheme="majorEastAsia" w:hAnsi="Arial" w:cs="Arial"/>
          <w:lang w:val="en-US"/>
        </w:rPr>
        <w:t xml:space="preserve"> (0.0025 mutation probability - brown line</w:t>
      </w:r>
      <w:r w:rsidR="00A774DB" w:rsidRPr="00584CC9">
        <w:rPr>
          <w:rFonts w:ascii="Arial" w:eastAsiaTheme="majorEastAsia" w:hAnsi="Arial" w:cs="Arial"/>
          <w:lang w:val="en-US"/>
        </w:rPr>
        <w:t>)</w:t>
      </w:r>
      <w:r w:rsidRPr="00584CC9">
        <w:rPr>
          <w:rFonts w:ascii="Arial" w:eastAsiaTheme="majorEastAsia" w:hAnsi="Arial" w:cs="Arial"/>
          <w:lang w:val="en-US"/>
        </w:rPr>
        <w:t xml:space="preserve">. Most of the researchers used </w:t>
      </w:r>
      <w:r w:rsidR="00344F00">
        <w:rPr>
          <w:rFonts w:ascii="Arial" w:eastAsiaTheme="majorEastAsia" w:hAnsi="Arial" w:cs="Arial"/>
          <w:lang w:val="en-US"/>
        </w:rPr>
        <w:t xml:space="preserve">a </w:t>
      </w:r>
      <w:r w:rsidRPr="00584CC9">
        <w:rPr>
          <w:rFonts w:ascii="Arial" w:eastAsiaTheme="majorEastAsia" w:hAnsi="Arial" w:cs="Arial"/>
          <w:lang w:val="en-US"/>
        </w:rPr>
        <w:t xml:space="preserve">0.002 mutation probability which provided diverse but also stable results. </w:t>
      </w:r>
      <w:r w:rsidR="0077745B">
        <w:rPr>
          <w:rFonts w:ascii="Arial" w:eastAsiaTheme="majorEastAsia" w:hAnsi="Arial" w:cs="Arial"/>
          <w:lang w:val="en-US"/>
        </w:rPr>
        <w:t>S</w:t>
      </w:r>
      <w:r w:rsidRPr="00584CC9">
        <w:rPr>
          <w:rFonts w:ascii="Arial" w:eastAsiaTheme="majorEastAsia" w:hAnsi="Arial" w:cs="Arial"/>
          <w:lang w:val="en-US"/>
        </w:rPr>
        <w:t>imilar</w:t>
      </w:r>
      <w:r w:rsidR="001377F8" w:rsidRPr="00584CC9">
        <w:rPr>
          <w:rFonts w:ascii="Arial" w:eastAsiaTheme="majorEastAsia" w:hAnsi="Arial" w:cs="Arial"/>
          <w:lang w:val="en-US"/>
        </w:rPr>
        <w:t xml:space="preserve"> results</w:t>
      </w:r>
      <w:r w:rsidR="0077745B">
        <w:rPr>
          <w:rFonts w:ascii="Arial" w:eastAsiaTheme="majorEastAsia" w:hAnsi="Arial" w:cs="Arial"/>
          <w:lang w:val="en-US"/>
        </w:rPr>
        <w:t xml:space="preserve"> were yielded with the experiments conducted</w:t>
      </w:r>
      <w:r w:rsidR="001377F8" w:rsidRPr="00584CC9">
        <w:rPr>
          <w:rFonts w:ascii="Arial" w:eastAsiaTheme="majorEastAsia" w:hAnsi="Arial" w:cs="Arial"/>
          <w:lang w:val="en-US"/>
        </w:rPr>
        <w:t xml:space="preserve">. As </w:t>
      </w:r>
      <w:r w:rsidR="00FA60DA">
        <w:rPr>
          <w:rFonts w:ascii="Arial" w:eastAsiaTheme="majorEastAsia" w:hAnsi="Arial" w:cs="Arial"/>
          <w:lang w:val="en-US"/>
        </w:rPr>
        <w:t xml:space="preserve">it </w:t>
      </w:r>
      <w:r w:rsidR="001377F8" w:rsidRPr="00584CC9">
        <w:rPr>
          <w:rFonts w:ascii="Arial" w:eastAsiaTheme="majorEastAsia" w:hAnsi="Arial" w:cs="Arial"/>
          <w:lang w:val="en-US"/>
        </w:rPr>
        <w:t xml:space="preserve">can </w:t>
      </w:r>
      <w:r w:rsidR="00F91EA4">
        <w:rPr>
          <w:rFonts w:ascii="Arial" w:eastAsiaTheme="majorEastAsia" w:hAnsi="Arial" w:cs="Arial"/>
          <w:lang w:val="en-US"/>
        </w:rPr>
        <w:t xml:space="preserve">be </w:t>
      </w:r>
      <w:r w:rsidR="001377F8" w:rsidRPr="00584CC9">
        <w:rPr>
          <w:rFonts w:ascii="Arial" w:eastAsiaTheme="majorEastAsia" w:hAnsi="Arial" w:cs="Arial"/>
          <w:lang w:val="en-US"/>
        </w:rPr>
        <w:t>see</w:t>
      </w:r>
      <w:r w:rsidR="00F91EA4">
        <w:rPr>
          <w:rFonts w:ascii="Arial" w:eastAsiaTheme="majorEastAsia" w:hAnsi="Arial" w:cs="Arial"/>
          <w:lang w:val="en-US"/>
        </w:rPr>
        <w:t>n</w:t>
      </w:r>
      <w:r w:rsidR="001377F8" w:rsidRPr="00584CC9">
        <w:rPr>
          <w:rFonts w:ascii="Arial" w:eastAsiaTheme="majorEastAsia" w:hAnsi="Arial" w:cs="Arial"/>
          <w:lang w:val="en-US"/>
        </w:rPr>
        <w:t xml:space="preserve"> in Fig</w:t>
      </w:r>
      <w:r w:rsidR="00FA60DA">
        <w:rPr>
          <w:rFonts w:ascii="Arial" w:eastAsiaTheme="majorEastAsia" w:hAnsi="Arial" w:cs="Arial"/>
          <w:lang w:val="en-US"/>
        </w:rPr>
        <w:t>ure</w:t>
      </w:r>
      <w:r w:rsidR="001377F8" w:rsidRPr="00584CC9">
        <w:rPr>
          <w:rFonts w:ascii="Arial" w:eastAsiaTheme="majorEastAsia" w:hAnsi="Arial" w:cs="Arial"/>
          <w:lang w:val="en-US"/>
        </w:rPr>
        <w:t xml:space="preserve"> </w:t>
      </w:r>
      <w:r w:rsidR="00FA60DA">
        <w:rPr>
          <w:rFonts w:ascii="Arial" w:eastAsiaTheme="majorEastAsia" w:hAnsi="Arial" w:cs="Arial"/>
          <w:lang w:val="en-US"/>
        </w:rPr>
        <w:t>27</w:t>
      </w:r>
      <w:r w:rsidR="001377F8" w:rsidRPr="00584CC9">
        <w:rPr>
          <w:rFonts w:ascii="Arial" w:eastAsiaTheme="majorEastAsia" w:hAnsi="Arial" w:cs="Arial"/>
          <w:lang w:val="en-US"/>
        </w:rPr>
        <w:t>, populations with mutation probability of 0.002 (red line), yield results without extreme fluctuations</w:t>
      </w:r>
      <w:r w:rsidR="004B3477" w:rsidRPr="00584CC9">
        <w:rPr>
          <w:rFonts w:ascii="Arial" w:eastAsiaTheme="majorEastAsia" w:hAnsi="Arial" w:cs="Arial"/>
          <w:lang w:val="en-US"/>
        </w:rPr>
        <w:t xml:space="preserve"> (0.0025 mutation probability – brown line)</w:t>
      </w:r>
      <w:r w:rsidR="00E85A77" w:rsidRPr="00584CC9">
        <w:rPr>
          <w:rFonts w:ascii="Arial" w:eastAsiaTheme="majorEastAsia" w:hAnsi="Arial" w:cs="Arial"/>
          <w:lang w:val="en-US"/>
        </w:rPr>
        <w:t xml:space="preserve"> </w:t>
      </w:r>
      <w:r w:rsidR="0050169A" w:rsidRPr="00584CC9">
        <w:rPr>
          <w:rFonts w:ascii="Arial" w:eastAsiaTheme="majorEastAsia" w:hAnsi="Arial" w:cs="Arial"/>
          <w:lang w:val="en-US"/>
        </w:rPr>
        <w:t>nor</w:t>
      </w:r>
      <w:r w:rsidR="00E85A77" w:rsidRPr="00584CC9">
        <w:rPr>
          <w:rFonts w:ascii="Arial" w:eastAsiaTheme="majorEastAsia" w:hAnsi="Arial" w:cs="Arial"/>
          <w:lang w:val="en-US"/>
        </w:rPr>
        <w:t xml:space="preserve"> </w:t>
      </w:r>
      <w:r w:rsidR="001377F8" w:rsidRPr="00584CC9">
        <w:rPr>
          <w:rFonts w:ascii="Arial" w:eastAsiaTheme="majorEastAsia" w:hAnsi="Arial" w:cs="Arial"/>
          <w:lang w:val="en-US"/>
        </w:rPr>
        <w:t>unreliable</w:t>
      </w:r>
      <w:r w:rsidR="0050169A" w:rsidRPr="00584CC9">
        <w:rPr>
          <w:rFonts w:ascii="Arial" w:eastAsiaTheme="majorEastAsia" w:hAnsi="Arial" w:cs="Arial"/>
          <w:lang w:val="en-US"/>
        </w:rPr>
        <w:t>, high</w:t>
      </w:r>
      <w:r w:rsidR="001377F8" w:rsidRPr="00584CC9">
        <w:rPr>
          <w:rFonts w:ascii="Arial" w:eastAsiaTheme="majorEastAsia" w:hAnsi="Arial" w:cs="Arial"/>
          <w:lang w:val="en-US"/>
        </w:rPr>
        <w:t xml:space="preserve"> increases in </w:t>
      </w:r>
      <w:r w:rsidR="00D0061F" w:rsidRPr="00584CC9">
        <w:rPr>
          <w:rFonts w:ascii="Arial" w:eastAsiaTheme="majorEastAsia" w:hAnsi="Arial" w:cs="Arial"/>
          <w:lang w:val="en-US"/>
        </w:rPr>
        <w:t xml:space="preserve">average </w:t>
      </w:r>
      <w:r w:rsidR="001377F8" w:rsidRPr="00584CC9">
        <w:rPr>
          <w:rFonts w:ascii="Arial" w:eastAsiaTheme="majorEastAsia" w:hAnsi="Arial" w:cs="Arial"/>
          <w:lang w:val="en-US"/>
        </w:rPr>
        <w:t>max fitness per generation</w:t>
      </w:r>
      <w:r w:rsidR="004B3477" w:rsidRPr="00584CC9">
        <w:rPr>
          <w:rFonts w:ascii="Arial" w:eastAsiaTheme="majorEastAsia" w:hAnsi="Arial" w:cs="Arial"/>
          <w:lang w:val="en-US"/>
        </w:rPr>
        <w:t xml:space="preserve"> (0.001 mutation probability – blue line)</w:t>
      </w:r>
      <w:r w:rsidR="00E85A77" w:rsidRPr="00584CC9">
        <w:rPr>
          <w:rFonts w:ascii="Arial" w:eastAsiaTheme="majorEastAsia" w:hAnsi="Arial" w:cs="Arial"/>
          <w:lang w:val="en-US"/>
        </w:rPr>
        <w:t>.</w:t>
      </w:r>
      <w:r w:rsidR="004B3477" w:rsidRPr="00584CC9">
        <w:rPr>
          <w:rFonts w:ascii="Arial" w:eastAsiaTheme="majorEastAsia" w:hAnsi="Arial" w:cs="Arial"/>
          <w:lang w:val="en-US"/>
        </w:rPr>
        <w:t xml:space="preserve"> </w:t>
      </w:r>
      <w:r w:rsidR="00B9481C" w:rsidRPr="00584CC9">
        <w:rPr>
          <w:rFonts w:ascii="Arial" w:eastAsiaTheme="majorEastAsia" w:hAnsi="Arial" w:cs="Arial"/>
          <w:lang w:val="en-US"/>
        </w:rPr>
        <w:t xml:space="preserve">Lastly, the mutation operator </w:t>
      </w:r>
      <w:r w:rsidR="001538B0" w:rsidRPr="00584CC9">
        <w:rPr>
          <w:rFonts w:ascii="Arial" w:eastAsiaTheme="majorEastAsia" w:hAnsi="Arial" w:cs="Arial"/>
          <w:lang w:val="en-US"/>
        </w:rPr>
        <w:t>works as a control variable for the selecti</w:t>
      </w:r>
      <w:r w:rsidR="005E6FE0" w:rsidRPr="00584CC9">
        <w:rPr>
          <w:rFonts w:ascii="Arial" w:eastAsiaTheme="majorEastAsia" w:hAnsi="Arial" w:cs="Arial"/>
          <w:lang w:val="en-US"/>
        </w:rPr>
        <w:t>o</w:t>
      </w:r>
      <w:r w:rsidR="001538B0" w:rsidRPr="00584CC9">
        <w:rPr>
          <w:rFonts w:ascii="Arial" w:eastAsiaTheme="majorEastAsia" w:hAnsi="Arial" w:cs="Arial"/>
          <w:lang w:val="en-US"/>
        </w:rPr>
        <w:t xml:space="preserve">n operator. As mentioned in Chapter </w:t>
      </w:r>
      <w:r w:rsidR="00CE16F6">
        <w:rPr>
          <w:rFonts w:ascii="Arial" w:eastAsiaTheme="majorEastAsia" w:hAnsi="Arial" w:cs="Arial"/>
          <w:lang w:val="en-US"/>
        </w:rPr>
        <w:t>5</w:t>
      </w:r>
      <w:r w:rsidR="001538B0" w:rsidRPr="00584CC9">
        <w:rPr>
          <w:rFonts w:ascii="Arial" w:eastAsiaTheme="majorEastAsia" w:hAnsi="Arial" w:cs="Arial"/>
          <w:lang w:val="en-US"/>
        </w:rPr>
        <w:t xml:space="preserve">, using the roulette-wheel selection operator, </w:t>
      </w:r>
      <w:r w:rsidR="002B4273" w:rsidRPr="00584CC9">
        <w:rPr>
          <w:rFonts w:ascii="Arial" w:eastAsiaTheme="majorEastAsia" w:hAnsi="Arial" w:cs="Arial"/>
          <w:lang w:val="en-US"/>
        </w:rPr>
        <w:t>increases the</w:t>
      </w:r>
      <w:r w:rsidR="001538B0" w:rsidRPr="00584CC9">
        <w:rPr>
          <w:rFonts w:ascii="Arial" w:eastAsiaTheme="majorEastAsia" w:hAnsi="Arial" w:cs="Arial"/>
          <w:lang w:val="en-US"/>
        </w:rPr>
        <w:t xml:space="preserve"> risk of loss of selection pressure, i.e., only the best performing individuals will be selected to reproduce which leads to </w:t>
      </w:r>
      <w:r w:rsidR="002B4273" w:rsidRPr="00584CC9">
        <w:rPr>
          <w:rFonts w:ascii="Arial" w:eastAsiaTheme="majorEastAsia" w:hAnsi="Arial" w:cs="Arial"/>
          <w:lang w:val="en-US"/>
        </w:rPr>
        <w:t xml:space="preserve">early </w:t>
      </w:r>
      <w:r w:rsidR="001538B0" w:rsidRPr="00584CC9">
        <w:rPr>
          <w:rFonts w:ascii="Arial" w:eastAsiaTheme="majorEastAsia" w:hAnsi="Arial" w:cs="Arial"/>
          <w:lang w:val="en-US"/>
        </w:rPr>
        <w:t>homogeneity. Mutation exerts more pressure on the population</w:t>
      </w:r>
      <w:r w:rsidR="000B6F20" w:rsidRPr="00584CC9">
        <w:rPr>
          <w:rFonts w:ascii="Arial" w:eastAsiaTheme="majorEastAsia" w:hAnsi="Arial" w:cs="Arial"/>
          <w:lang w:val="en-US"/>
        </w:rPr>
        <w:t>, hence disrupting such patterns</w:t>
      </w:r>
      <w:r w:rsidR="00C0453D" w:rsidRPr="00584CC9">
        <w:rPr>
          <w:rFonts w:ascii="Arial" w:eastAsiaTheme="majorEastAsia" w:hAnsi="Arial" w:cs="Arial"/>
          <w:lang w:val="en-US"/>
        </w:rPr>
        <w:t>, at least on the early stages of the run</w:t>
      </w:r>
      <w:r w:rsidR="000B6F20" w:rsidRPr="00584CC9">
        <w:rPr>
          <w:rFonts w:ascii="Arial" w:eastAsiaTheme="majorEastAsia" w:hAnsi="Arial" w:cs="Arial"/>
          <w:lang w:val="en-US"/>
        </w:rPr>
        <w:t>.</w:t>
      </w:r>
    </w:p>
    <w:p w14:paraId="54BB5D8E" w14:textId="77777777" w:rsidR="00974148" w:rsidRPr="00584CC9" w:rsidRDefault="00974148" w:rsidP="0048246E">
      <w:pPr>
        <w:jc w:val="both"/>
        <w:rPr>
          <w:rFonts w:ascii="Arial" w:eastAsiaTheme="majorEastAsia" w:hAnsi="Arial" w:cs="Arial"/>
          <w:lang w:val="en-US"/>
        </w:rPr>
      </w:pPr>
    </w:p>
    <w:p w14:paraId="5251ACDA" w14:textId="707FE02C" w:rsidR="0001088D" w:rsidRPr="00584CC9" w:rsidRDefault="00D94A27" w:rsidP="0048246E">
      <w:pPr>
        <w:jc w:val="both"/>
        <w:rPr>
          <w:rFonts w:ascii="Arial" w:eastAsiaTheme="majorEastAsia" w:hAnsi="Arial" w:cs="Arial"/>
          <w:b/>
          <w:bCs/>
          <w:sz w:val="28"/>
          <w:szCs w:val="28"/>
          <w:lang w:val="en-US"/>
        </w:rPr>
      </w:pPr>
      <w:r>
        <w:rPr>
          <w:rFonts w:ascii="Arial" w:eastAsiaTheme="majorEastAsia" w:hAnsi="Arial" w:cs="Arial"/>
          <w:b/>
          <w:bCs/>
          <w:sz w:val="28"/>
          <w:szCs w:val="28"/>
          <w:lang w:val="en-US"/>
        </w:rPr>
        <w:t>7.</w:t>
      </w:r>
      <w:r w:rsidR="00F349D5">
        <w:rPr>
          <w:rFonts w:ascii="Arial" w:eastAsiaTheme="majorEastAsia" w:hAnsi="Arial" w:cs="Arial"/>
          <w:b/>
          <w:bCs/>
          <w:sz w:val="28"/>
          <w:szCs w:val="28"/>
          <w:lang w:val="en-US"/>
        </w:rPr>
        <w:t>2</w:t>
      </w:r>
      <w:r>
        <w:rPr>
          <w:rFonts w:ascii="Arial" w:eastAsiaTheme="majorEastAsia" w:hAnsi="Arial" w:cs="Arial"/>
          <w:b/>
          <w:bCs/>
          <w:sz w:val="28"/>
          <w:szCs w:val="28"/>
          <w:lang w:val="en-US"/>
        </w:rPr>
        <w:t>.5 The</w:t>
      </w:r>
      <w:r w:rsidR="00787DD7">
        <w:rPr>
          <w:rFonts w:ascii="Arial" w:eastAsiaTheme="majorEastAsia" w:hAnsi="Arial" w:cs="Arial"/>
          <w:b/>
          <w:bCs/>
          <w:sz w:val="28"/>
          <w:szCs w:val="28"/>
          <w:lang w:val="en-US"/>
        </w:rPr>
        <w:t xml:space="preserve"> Experimental</w:t>
      </w:r>
      <w:r>
        <w:rPr>
          <w:rFonts w:ascii="Arial" w:eastAsiaTheme="majorEastAsia" w:hAnsi="Arial" w:cs="Arial"/>
          <w:b/>
          <w:bCs/>
          <w:sz w:val="28"/>
          <w:szCs w:val="28"/>
          <w:lang w:val="en-US"/>
        </w:rPr>
        <w:t xml:space="preserve"> </w:t>
      </w:r>
      <w:r w:rsidR="00CC756B">
        <w:rPr>
          <w:rFonts w:ascii="Arial" w:eastAsiaTheme="majorEastAsia" w:hAnsi="Arial" w:cs="Arial"/>
          <w:b/>
          <w:bCs/>
          <w:sz w:val="28"/>
          <w:szCs w:val="28"/>
          <w:lang w:val="en-US"/>
        </w:rPr>
        <w:t>Ind</w:t>
      </w:r>
      <w:r w:rsidR="00A411CB">
        <w:rPr>
          <w:rFonts w:ascii="Arial" w:eastAsiaTheme="majorEastAsia" w:hAnsi="Arial" w:cs="Arial"/>
          <w:b/>
          <w:bCs/>
          <w:sz w:val="28"/>
          <w:szCs w:val="28"/>
          <w:lang w:val="en-US"/>
        </w:rPr>
        <w:t>ependent</w:t>
      </w:r>
      <w:r>
        <w:rPr>
          <w:rFonts w:ascii="Arial" w:eastAsiaTheme="majorEastAsia" w:hAnsi="Arial" w:cs="Arial"/>
          <w:b/>
          <w:bCs/>
          <w:sz w:val="28"/>
          <w:szCs w:val="28"/>
          <w:lang w:val="en-US"/>
        </w:rPr>
        <w:t xml:space="preserve"> Variable</w:t>
      </w:r>
    </w:p>
    <w:p w14:paraId="42430601" w14:textId="3C60552C" w:rsidR="009B1249" w:rsidRPr="00584CC9" w:rsidRDefault="009B1249" w:rsidP="0048246E">
      <w:pPr>
        <w:jc w:val="both"/>
        <w:rPr>
          <w:rFonts w:ascii="Arial" w:eastAsiaTheme="majorEastAsia" w:hAnsi="Arial" w:cs="Arial"/>
          <w:b/>
          <w:bCs/>
          <w:sz w:val="28"/>
          <w:szCs w:val="28"/>
          <w:lang w:val="en-US"/>
        </w:rPr>
      </w:pPr>
    </w:p>
    <w:p w14:paraId="7886387B" w14:textId="76304962" w:rsidR="00766A78" w:rsidRPr="00584CC9" w:rsidRDefault="005523E6" w:rsidP="00CE16F6">
      <w:pPr>
        <w:spacing w:line="276" w:lineRule="auto"/>
        <w:jc w:val="both"/>
        <w:rPr>
          <w:rFonts w:ascii="Arial" w:eastAsiaTheme="majorEastAsia" w:hAnsi="Arial" w:cs="Arial"/>
          <w:lang w:val="en-US"/>
        </w:rPr>
      </w:pPr>
      <w:r w:rsidRPr="00584CC9">
        <w:rPr>
          <w:rFonts w:ascii="Arial" w:eastAsiaTheme="majorEastAsia" w:hAnsi="Arial" w:cs="Arial"/>
          <w:lang w:val="en-US"/>
        </w:rPr>
        <w:t>After fine tuning all of the independent variables</w:t>
      </w:r>
      <w:r w:rsidR="002770F2" w:rsidRPr="00584CC9">
        <w:rPr>
          <w:rFonts w:ascii="Arial" w:eastAsiaTheme="majorEastAsia" w:hAnsi="Arial" w:cs="Arial"/>
          <w:lang w:val="en-US"/>
        </w:rPr>
        <w:t xml:space="preserve"> mentioned above</w:t>
      </w:r>
      <w:r w:rsidRPr="00584CC9">
        <w:rPr>
          <w:rFonts w:ascii="Arial" w:eastAsiaTheme="majorEastAsia" w:hAnsi="Arial" w:cs="Arial"/>
          <w:lang w:val="en-US"/>
        </w:rPr>
        <w:t>, the algorithm</w:t>
      </w:r>
      <w:r w:rsidR="00CE16F6">
        <w:rPr>
          <w:rFonts w:ascii="Arial" w:eastAsiaTheme="majorEastAsia" w:hAnsi="Arial" w:cs="Arial"/>
          <w:lang w:val="en-US"/>
        </w:rPr>
        <w:t xml:space="preserve"> was allowed to run several hundred times</w:t>
      </w:r>
      <w:r w:rsidRPr="00584CC9">
        <w:rPr>
          <w:rFonts w:ascii="Arial" w:eastAsiaTheme="majorEastAsia" w:hAnsi="Arial" w:cs="Arial"/>
          <w:lang w:val="en-US"/>
        </w:rPr>
        <w:t xml:space="preserve"> using all three crossover operators to collect sets of data to analyze and compare.</w:t>
      </w:r>
      <w:r w:rsidR="00EB6740" w:rsidRPr="00584CC9">
        <w:rPr>
          <w:rFonts w:ascii="Arial" w:eastAsiaTheme="majorEastAsia" w:hAnsi="Arial" w:cs="Arial"/>
          <w:lang w:val="en-US"/>
        </w:rPr>
        <w:t xml:space="preserve"> </w:t>
      </w:r>
    </w:p>
    <w:p w14:paraId="1EF5B7AB" w14:textId="5393D69D" w:rsidR="00766A78" w:rsidRPr="00584CC9" w:rsidRDefault="00766A78" w:rsidP="00F46DCD">
      <w:pPr>
        <w:jc w:val="both"/>
        <w:rPr>
          <w:rFonts w:ascii="Arial" w:eastAsiaTheme="majorEastAsia" w:hAnsi="Arial" w:cs="Arial"/>
          <w:lang w:val="en-US"/>
        </w:rPr>
      </w:pPr>
    </w:p>
    <w:tbl>
      <w:tblPr>
        <w:tblStyle w:val="TableGrid"/>
        <w:tblW w:w="0" w:type="auto"/>
        <w:jc w:val="center"/>
        <w:tblLook w:val="04A0" w:firstRow="1" w:lastRow="0" w:firstColumn="1" w:lastColumn="0" w:noHBand="0" w:noVBand="1"/>
      </w:tblPr>
      <w:tblGrid>
        <w:gridCol w:w="2803"/>
        <w:gridCol w:w="2687"/>
      </w:tblGrid>
      <w:tr w:rsidR="00766A78" w:rsidRPr="00584CC9" w14:paraId="37BB527C" w14:textId="77777777" w:rsidTr="006D3FF8">
        <w:trPr>
          <w:trHeight w:val="413"/>
          <w:jc w:val="center"/>
        </w:trPr>
        <w:tc>
          <w:tcPr>
            <w:tcW w:w="2803" w:type="dxa"/>
            <w:tcBorders>
              <w:top w:val="single" w:sz="4" w:space="0" w:color="auto"/>
              <w:left w:val="single" w:sz="4" w:space="0" w:color="auto"/>
              <w:bottom w:val="single" w:sz="4" w:space="0" w:color="auto"/>
              <w:right w:val="single" w:sz="4" w:space="0" w:color="auto"/>
            </w:tcBorders>
            <w:vAlign w:val="center"/>
          </w:tcPr>
          <w:p w14:paraId="05A51A77" w14:textId="0E8BAF94" w:rsidR="00766A78" w:rsidRPr="00F91EA4" w:rsidRDefault="00F91EA4" w:rsidP="00766A78">
            <w:pPr>
              <w:jc w:val="center"/>
              <w:rPr>
                <w:rFonts w:ascii="Arial" w:eastAsiaTheme="majorEastAsia" w:hAnsi="Arial" w:cs="Arial"/>
                <w:b/>
                <w:bCs/>
                <w:lang w:val="en-US"/>
              </w:rPr>
            </w:pPr>
            <w:r w:rsidRPr="00F91EA4">
              <w:rPr>
                <w:rFonts w:ascii="Arial" w:eastAsiaTheme="majorEastAsia" w:hAnsi="Arial" w:cs="Arial"/>
                <w:b/>
                <w:bCs/>
                <w:lang w:val="en-US"/>
              </w:rPr>
              <w:t>Operator</w:t>
            </w:r>
          </w:p>
        </w:tc>
        <w:tc>
          <w:tcPr>
            <w:tcW w:w="2687" w:type="dxa"/>
            <w:tcBorders>
              <w:left w:val="single" w:sz="4" w:space="0" w:color="auto"/>
              <w:bottom w:val="single" w:sz="4" w:space="0" w:color="auto"/>
            </w:tcBorders>
            <w:vAlign w:val="center"/>
          </w:tcPr>
          <w:p w14:paraId="29F50486" w14:textId="5584BF87" w:rsidR="00766A78" w:rsidRPr="00F91EA4" w:rsidRDefault="00766A78" w:rsidP="00766A78">
            <w:pPr>
              <w:jc w:val="center"/>
              <w:rPr>
                <w:rFonts w:ascii="Arial" w:eastAsiaTheme="majorEastAsia" w:hAnsi="Arial" w:cs="Arial"/>
                <w:b/>
                <w:bCs/>
                <w:lang w:val="en-US"/>
              </w:rPr>
            </w:pPr>
            <w:r w:rsidRPr="00F91EA4">
              <w:rPr>
                <w:rFonts w:ascii="Arial" w:eastAsiaTheme="majorEastAsia" w:hAnsi="Arial" w:cs="Arial"/>
                <w:b/>
                <w:bCs/>
                <w:lang w:val="en-US"/>
              </w:rPr>
              <w:t>Value</w:t>
            </w:r>
          </w:p>
        </w:tc>
      </w:tr>
      <w:tr w:rsidR="00766A78" w:rsidRPr="00584CC9" w14:paraId="7FA204CD" w14:textId="77777777" w:rsidTr="006D3FF8">
        <w:trPr>
          <w:trHeight w:val="440"/>
          <w:jc w:val="center"/>
        </w:trPr>
        <w:tc>
          <w:tcPr>
            <w:tcW w:w="2803" w:type="dxa"/>
            <w:tcBorders>
              <w:top w:val="single" w:sz="4" w:space="0" w:color="auto"/>
              <w:left w:val="single" w:sz="4" w:space="0" w:color="auto"/>
              <w:bottom w:val="nil"/>
              <w:right w:val="single" w:sz="4" w:space="0" w:color="auto"/>
            </w:tcBorders>
            <w:vAlign w:val="center"/>
          </w:tcPr>
          <w:p w14:paraId="285835AA" w14:textId="6C44B2F5"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Population </w:t>
            </w:r>
            <w:r w:rsidR="00A27DFC" w:rsidRPr="00584CC9">
              <w:rPr>
                <w:rFonts w:ascii="Arial" w:eastAsiaTheme="majorEastAsia" w:hAnsi="Arial" w:cs="Arial"/>
                <w:lang w:val="en-US"/>
              </w:rPr>
              <w:t>(</w:t>
            </w:r>
            <w:r w:rsidRPr="00584CC9">
              <w:rPr>
                <w:rFonts w:ascii="Arial" w:eastAsiaTheme="majorEastAsia" w:hAnsi="Arial" w:cs="Arial"/>
                <w:lang w:val="en-US"/>
              </w:rPr>
              <w:t>P</w:t>
            </w:r>
            <w:r w:rsidR="00A27DFC" w:rsidRPr="00584CC9">
              <w:rPr>
                <w:rFonts w:ascii="Arial" w:eastAsiaTheme="majorEastAsia" w:hAnsi="Arial" w:cs="Arial"/>
                <w:lang w:val="en-US"/>
              </w:rPr>
              <w:t>)</w:t>
            </w:r>
          </w:p>
        </w:tc>
        <w:tc>
          <w:tcPr>
            <w:tcW w:w="2687" w:type="dxa"/>
            <w:tcBorders>
              <w:top w:val="single" w:sz="4" w:space="0" w:color="auto"/>
              <w:left w:val="single" w:sz="4" w:space="0" w:color="auto"/>
              <w:bottom w:val="nil"/>
              <w:right w:val="single" w:sz="4" w:space="0" w:color="auto"/>
            </w:tcBorders>
            <w:vAlign w:val="center"/>
          </w:tcPr>
          <w:p w14:paraId="5B0F93B2" w14:textId="3B178600"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200</w:t>
            </w:r>
          </w:p>
        </w:tc>
      </w:tr>
      <w:tr w:rsidR="00766A78" w:rsidRPr="00584CC9" w14:paraId="24EEF60D" w14:textId="77777777" w:rsidTr="006D3FF8">
        <w:trPr>
          <w:trHeight w:val="440"/>
          <w:jc w:val="center"/>
        </w:trPr>
        <w:tc>
          <w:tcPr>
            <w:tcW w:w="2803" w:type="dxa"/>
            <w:tcBorders>
              <w:top w:val="nil"/>
              <w:left w:val="single" w:sz="4" w:space="0" w:color="auto"/>
              <w:bottom w:val="nil"/>
              <w:right w:val="single" w:sz="4" w:space="0" w:color="auto"/>
            </w:tcBorders>
            <w:vAlign w:val="center"/>
          </w:tcPr>
          <w:p w14:paraId="059F3752" w14:textId="641B2669"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Generations </w:t>
            </w:r>
            <w:r w:rsidR="00A27DFC" w:rsidRPr="00584CC9">
              <w:rPr>
                <w:rFonts w:ascii="Arial" w:eastAsiaTheme="majorEastAsia" w:hAnsi="Arial" w:cs="Arial"/>
                <w:lang w:val="en-US"/>
              </w:rPr>
              <w:t>(</w:t>
            </w:r>
            <w:r w:rsidRPr="00584CC9">
              <w:rPr>
                <w:rFonts w:ascii="Arial" w:eastAsiaTheme="majorEastAsia" w:hAnsi="Arial" w:cs="Arial"/>
                <w:lang w:val="en-US"/>
              </w:rPr>
              <w:t>G</w:t>
            </w:r>
            <w:r w:rsidR="00A27DFC" w:rsidRPr="00584CC9">
              <w:rPr>
                <w:rFonts w:ascii="Arial" w:eastAsiaTheme="majorEastAsia" w:hAnsi="Arial" w:cs="Arial"/>
                <w:lang w:val="en-US"/>
              </w:rPr>
              <w:t>)</w:t>
            </w:r>
          </w:p>
        </w:tc>
        <w:tc>
          <w:tcPr>
            <w:tcW w:w="2687" w:type="dxa"/>
            <w:tcBorders>
              <w:top w:val="nil"/>
              <w:left w:val="single" w:sz="4" w:space="0" w:color="auto"/>
              <w:bottom w:val="nil"/>
              <w:right w:val="single" w:sz="4" w:space="0" w:color="auto"/>
            </w:tcBorders>
            <w:vAlign w:val="center"/>
          </w:tcPr>
          <w:p w14:paraId="4819E83B" w14:textId="673C38CD" w:rsidR="00766A78" w:rsidRPr="00584CC9" w:rsidRDefault="00413DB7" w:rsidP="00766A78">
            <w:pPr>
              <w:jc w:val="center"/>
              <w:rPr>
                <w:rFonts w:ascii="Arial" w:eastAsiaTheme="majorEastAsia" w:hAnsi="Arial" w:cs="Arial"/>
                <w:lang w:val="en-US"/>
              </w:rPr>
            </w:pPr>
            <w:r>
              <w:rPr>
                <w:rFonts w:ascii="Arial" w:eastAsiaTheme="majorEastAsia" w:hAnsi="Arial" w:cs="Arial"/>
                <w:lang w:val="en-US"/>
              </w:rPr>
              <w:t>10</w:t>
            </w:r>
            <w:r w:rsidR="00766A78" w:rsidRPr="00584CC9">
              <w:rPr>
                <w:rFonts w:ascii="Arial" w:eastAsiaTheme="majorEastAsia" w:hAnsi="Arial" w:cs="Arial"/>
                <w:lang w:val="en-US"/>
              </w:rPr>
              <w:t>00</w:t>
            </w:r>
          </w:p>
        </w:tc>
      </w:tr>
      <w:tr w:rsidR="00766A78" w:rsidRPr="00584CC9" w14:paraId="70775165" w14:textId="77777777" w:rsidTr="006D3FF8">
        <w:trPr>
          <w:trHeight w:val="440"/>
          <w:jc w:val="center"/>
        </w:trPr>
        <w:tc>
          <w:tcPr>
            <w:tcW w:w="2803" w:type="dxa"/>
            <w:tcBorders>
              <w:top w:val="nil"/>
              <w:left w:val="single" w:sz="4" w:space="0" w:color="auto"/>
              <w:bottom w:val="nil"/>
              <w:right w:val="single" w:sz="4" w:space="0" w:color="auto"/>
            </w:tcBorders>
            <w:vAlign w:val="center"/>
          </w:tcPr>
          <w:p w14:paraId="7E6229A9" w14:textId="349B037B"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Mutation Probability </w:t>
            </w:r>
            <w:r w:rsidR="00A27DFC" w:rsidRPr="00584CC9">
              <w:rPr>
                <w:rFonts w:ascii="Arial" w:eastAsiaTheme="majorEastAsia" w:hAnsi="Arial" w:cs="Arial"/>
                <w:lang w:val="en-US"/>
              </w:rPr>
              <w:t>(</w:t>
            </w:r>
            <w:r w:rsidRPr="00584CC9">
              <w:rPr>
                <w:rFonts w:ascii="Arial" w:eastAsiaTheme="majorEastAsia" w:hAnsi="Arial" w:cs="Arial"/>
                <w:lang w:val="en-US"/>
              </w:rPr>
              <w:t>M</w:t>
            </w:r>
            <w:r w:rsidR="00A27DFC" w:rsidRPr="00584CC9">
              <w:rPr>
                <w:rFonts w:ascii="Arial" w:eastAsiaTheme="majorEastAsia" w:hAnsi="Arial" w:cs="Arial"/>
                <w:lang w:val="en-US"/>
              </w:rPr>
              <w:t>)</w:t>
            </w:r>
          </w:p>
        </w:tc>
        <w:tc>
          <w:tcPr>
            <w:tcW w:w="2687" w:type="dxa"/>
            <w:tcBorders>
              <w:top w:val="nil"/>
              <w:left w:val="single" w:sz="4" w:space="0" w:color="auto"/>
              <w:bottom w:val="nil"/>
              <w:right w:val="single" w:sz="4" w:space="0" w:color="auto"/>
            </w:tcBorders>
            <w:vAlign w:val="center"/>
          </w:tcPr>
          <w:p w14:paraId="16E5298A" w14:textId="3A493009"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0.002</w:t>
            </w:r>
          </w:p>
        </w:tc>
      </w:tr>
      <w:tr w:rsidR="00766A78" w:rsidRPr="00584CC9" w14:paraId="15325997" w14:textId="77777777" w:rsidTr="006D3FF8">
        <w:trPr>
          <w:trHeight w:val="440"/>
          <w:jc w:val="center"/>
        </w:trPr>
        <w:tc>
          <w:tcPr>
            <w:tcW w:w="2803" w:type="dxa"/>
            <w:tcBorders>
              <w:top w:val="nil"/>
              <w:left w:val="single" w:sz="4" w:space="0" w:color="auto"/>
              <w:bottom w:val="single" w:sz="4" w:space="0" w:color="auto"/>
              <w:right w:val="single" w:sz="4" w:space="0" w:color="auto"/>
            </w:tcBorders>
            <w:vAlign w:val="center"/>
          </w:tcPr>
          <w:p w14:paraId="2C7A8DB9" w14:textId="16F7CAE6"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Elite Carry Over </w:t>
            </w:r>
            <w:r w:rsidR="00A27DFC" w:rsidRPr="00584CC9">
              <w:rPr>
                <w:rFonts w:ascii="Arial" w:eastAsiaTheme="majorEastAsia" w:hAnsi="Arial" w:cs="Arial"/>
                <w:lang w:val="en-US"/>
              </w:rPr>
              <w:t>(</w:t>
            </w:r>
            <w:r w:rsidRPr="00584CC9">
              <w:rPr>
                <w:rFonts w:ascii="Arial" w:eastAsiaTheme="majorEastAsia" w:hAnsi="Arial" w:cs="Arial"/>
                <w:lang w:val="en-US"/>
              </w:rPr>
              <w:t>E</w:t>
            </w:r>
            <w:r w:rsidR="00A27DFC" w:rsidRPr="00584CC9">
              <w:rPr>
                <w:rFonts w:ascii="Arial" w:eastAsiaTheme="majorEastAsia" w:hAnsi="Arial" w:cs="Arial"/>
                <w:lang w:val="en-US"/>
              </w:rPr>
              <w:t>)</w:t>
            </w:r>
          </w:p>
        </w:tc>
        <w:tc>
          <w:tcPr>
            <w:tcW w:w="2687" w:type="dxa"/>
            <w:tcBorders>
              <w:top w:val="nil"/>
              <w:left w:val="single" w:sz="4" w:space="0" w:color="auto"/>
            </w:tcBorders>
            <w:vAlign w:val="center"/>
          </w:tcPr>
          <w:p w14:paraId="749BB9C3" w14:textId="28198AAE"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2%</w:t>
            </w:r>
          </w:p>
        </w:tc>
      </w:tr>
    </w:tbl>
    <w:p w14:paraId="699D276A" w14:textId="5371B629" w:rsidR="00766A78" w:rsidRPr="00CE16F6" w:rsidRDefault="006D3FF8" w:rsidP="00CE16F6">
      <w:pPr>
        <w:jc w:val="center"/>
        <w:rPr>
          <w:rFonts w:ascii="Arial" w:hAnsi="Arial" w:cs="Arial"/>
          <w:i/>
          <w:iCs/>
          <w:sz w:val="18"/>
          <w:szCs w:val="18"/>
        </w:rPr>
      </w:pPr>
      <w:r w:rsidRPr="00CE16F6">
        <w:rPr>
          <w:rFonts w:ascii="Arial" w:hAnsi="Arial" w:cs="Arial"/>
          <w:i/>
          <w:iCs/>
          <w:sz w:val="18"/>
          <w:szCs w:val="18"/>
        </w:rPr>
        <w:t xml:space="preserve">Table </w:t>
      </w:r>
      <w:r w:rsidR="00974148">
        <w:rPr>
          <w:rFonts w:ascii="Arial" w:hAnsi="Arial" w:cs="Arial"/>
          <w:i/>
          <w:iCs/>
          <w:sz w:val="18"/>
          <w:szCs w:val="18"/>
        </w:rPr>
        <w:t>4</w:t>
      </w:r>
      <w:r w:rsidRPr="00CE16F6">
        <w:rPr>
          <w:rFonts w:ascii="Arial" w:hAnsi="Arial" w:cs="Arial"/>
          <w:i/>
          <w:iCs/>
          <w:sz w:val="18"/>
          <w:szCs w:val="18"/>
        </w:rPr>
        <w:t>. Independent variables values for algorithm iterations</w:t>
      </w:r>
      <w:r w:rsidR="00CE16F6">
        <w:rPr>
          <w:rFonts w:ascii="Arial" w:hAnsi="Arial" w:cs="Arial"/>
          <w:i/>
          <w:iCs/>
          <w:sz w:val="18"/>
          <w:szCs w:val="18"/>
        </w:rPr>
        <w:t>.</w:t>
      </w:r>
    </w:p>
    <w:p w14:paraId="46785249" w14:textId="77777777" w:rsidR="00766A78" w:rsidRPr="00584CC9" w:rsidRDefault="00766A78" w:rsidP="00F46DCD">
      <w:pPr>
        <w:jc w:val="both"/>
        <w:rPr>
          <w:rFonts w:ascii="Arial" w:eastAsiaTheme="majorEastAsia" w:hAnsi="Arial" w:cs="Arial"/>
          <w:lang w:val="en-US"/>
        </w:rPr>
      </w:pPr>
    </w:p>
    <w:p w14:paraId="603C4C80" w14:textId="6E800A21" w:rsidR="009B58C3" w:rsidRDefault="00EB6740" w:rsidP="00F124E6">
      <w:pPr>
        <w:spacing w:line="276" w:lineRule="auto"/>
        <w:jc w:val="both"/>
        <w:rPr>
          <w:rFonts w:ascii="Arial" w:hAnsi="Arial" w:cs="Arial"/>
          <w:i/>
          <w:iCs/>
          <w:sz w:val="18"/>
          <w:szCs w:val="18"/>
        </w:rPr>
      </w:pPr>
      <w:r w:rsidRPr="00584CC9">
        <w:rPr>
          <w:rFonts w:ascii="Arial" w:eastAsiaTheme="majorEastAsia" w:hAnsi="Arial" w:cs="Arial"/>
          <w:lang w:val="en-US"/>
        </w:rPr>
        <w:t xml:space="preserve">Since the data obtained from each run of the algorithm </w:t>
      </w:r>
      <w:r w:rsidR="00E14DBF">
        <w:rPr>
          <w:rFonts w:ascii="Arial" w:eastAsiaTheme="majorEastAsia" w:hAnsi="Arial" w:cs="Arial"/>
          <w:lang w:val="en-US"/>
        </w:rPr>
        <w:t>is</w:t>
      </w:r>
      <w:r w:rsidRPr="00584CC9">
        <w:rPr>
          <w:rFonts w:ascii="Arial" w:eastAsiaTheme="majorEastAsia" w:hAnsi="Arial" w:cs="Arial"/>
          <w:lang w:val="en-US"/>
        </w:rPr>
        <w:t xml:space="preserve"> random, the </w:t>
      </w:r>
      <w:r w:rsidR="00413DB7">
        <w:rPr>
          <w:rFonts w:ascii="Arial" w:eastAsiaTheme="majorEastAsia" w:hAnsi="Arial" w:cs="Arial"/>
          <w:lang w:val="en-US"/>
        </w:rPr>
        <w:t xml:space="preserve">number of </w:t>
      </w:r>
      <w:r w:rsidRPr="00584CC9">
        <w:rPr>
          <w:rFonts w:ascii="Arial" w:eastAsiaTheme="majorEastAsia" w:hAnsi="Arial" w:cs="Arial"/>
          <w:lang w:val="en-US"/>
        </w:rPr>
        <w:t>data collected</w:t>
      </w:r>
      <w:r w:rsidR="00413DB7">
        <w:rPr>
          <w:rFonts w:ascii="Arial" w:eastAsiaTheme="majorEastAsia" w:hAnsi="Arial" w:cs="Arial"/>
          <w:lang w:val="en-US"/>
        </w:rPr>
        <w:t xml:space="preserve"> will be expanded</w:t>
      </w:r>
      <w:r w:rsidRPr="00584CC9">
        <w:rPr>
          <w:rFonts w:ascii="Arial" w:eastAsiaTheme="majorEastAsia" w:hAnsi="Arial" w:cs="Arial"/>
          <w:lang w:val="en-US"/>
        </w:rPr>
        <w:t>, in order to increase the reliability and accuracy of the results.</w:t>
      </w:r>
      <w:r w:rsidR="00F46DCD" w:rsidRPr="00584CC9">
        <w:rPr>
          <w:rFonts w:ascii="Arial" w:eastAsiaTheme="majorEastAsia" w:hAnsi="Arial" w:cs="Arial"/>
          <w:lang w:val="en-US"/>
        </w:rPr>
        <w:t xml:space="preserve"> </w:t>
      </w:r>
      <w:r w:rsidR="00413DB7">
        <w:rPr>
          <w:rFonts w:ascii="Arial" w:eastAsiaTheme="majorEastAsia" w:hAnsi="Arial" w:cs="Arial"/>
          <w:lang w:val="en-US"/>
        </w:rPr>
        <w:t xml:space="preserve">Initially, </w:t>
      </w:r>
      <w:r w:rsidR="00F46DCD" w:rsidRPr="00584CC9">
        <w:rPr>
          <w:rFonts w:ascii="Arial" w:eastAsiaTheme="majorEastAsia" w:hAnsi="Arial" w:cs="Arial"/>
          <w:lang w:val="en-US"/>
        </w:rPr>
        <w:t>the algorithm</w:t>
      </w:r>
      <w:r w:rsidR="00413DB7">
        <w:rPr>
          <w:rFonts w:ascii="Arial" w:eastAsiaTheme="majorEastAsia" w:hAnsi="Arial" w:cs="Arial"/>
          <w:lang w:val="en-US"/>
        </w:rPr>
        <w:t xml:space="preserve"> will run</w:t>
      </w:r>
      <w:r w:rsidR="00F46DCD" w:rsidRPr="00584CC9">
        <w:rPr>
          <w:rFonts w:ascii="Arial" w:eastAsiaTheme="majorEastAsia" w:hAnsi="Arial" w:cs="Arial"/>
          <w:lang w:val="en-US"/>
        </w:rPr>
        <w:t xml:space="preserve"> </w:t>
      </w:r>
      <w:r w:rsidR="002770F2" w:rsidRPr="00584CC9">
        <w:rPr>
          <w:rFonts w:ascii="Arial" w:eastAsiaTheme="majorEastAsia" w:hAnsi="Arial" w:cs="Arial"/>
          <w:lang w:val="en-US"/>
        </w:rPr>
        <w:t xml:space="preserve">for 200 iterations </w:t>
      </w:r>
      <w:r w:rsidR="00F46DCD" w:rsidRPr="00584CC9">
        <w:rPr>
          <w:rFonts w:ascii="Arial" w:eastAsiaTheme="majorEastAsia" w:hAnsi="Arial" w:cs="Arial"/>
          <w:lang w:val="en-US"/>
        </w:rPr>
        <w:t xml:space="preserve">for each </w:t>
      </w:r>
      <w:r w:rsidR="00022D46">
        <w:rPr>
          <w:rFonts w:ascii="Arial" w:eastAsiaTheme="majorEastAsia" w:hAnsi="Arial" w:cs="Arial"/>
          <w:lang w:val="en-US"/>
        </w:rPr>
        <w:t xml:space="preserve">crossover </w:t>
      </w:r>
      <w:r w:rsidR="00F46DCD" w:rsidRPr="00584CC9">
        <w:rPr>
          <w:rFonts w:ascii="Arial" w:eastAsiaTheme="majorEastAsia" w:hAnsi="Arial" w:cs="Arial"/>
          <w:lang w:val="en-US"/>
        </w:rPr>
        <w:t xml:space="preserve">operator. </w:t>
      </w:r>
      <w:r w:rsidR="008201F0">
        <w:rPr>
          <w:rFonts w:ascii="Arial" w:eastAsiaTheme="majorEastAsia" w:hAnsi="Arial" w:cs="Arial"/>
          <w:lang w:val="en-US"/>
        </w:rPr>
        <w:t>T</w:t>
      </w:r>
      <w:r w:rsidR="00F46DCD" w:rsidRPr="00584CC9">
        <w:rPr>
          <w:rFonts w:ascii="Arial" w:eastAsiaTheme="majorEastAsia" w:hAnsi="Arial" w:cs="Arial"/>
          <w:lang w:val="en-US"/>
        </w:rPr>
        <w:t>he initial set of data collected</w:t>
      </w:r>
      <w:r w:rsidR="008201F0">
        <w:rPr>
          <w:rFonts w:ascii="Arial" w:eastAsiaTheme="majorEastAsia" w:hAnsi="Arial" w:cs="Arial"/>
          <w:lang w:val="en-US"/>
        </w:rPr>
        <w:t xml:space="preserve"> </w:t>
      </w:r>
      <w:r w:rsidR="00413DB7">
        <w:rPr>
          <w:rFonts w:ascii="Arial" w:eastAsiaTheme="majorEastAsia" w:hAnsi="Arial" w:cs="Arial"/>
          <w:lang w:val="en-US"/>
        </w:rPr>
        <w:t xml:space="preserve">will be </w:t>
      </w:r>
      <w:r w:rsidR="00F46DCD" w:rsidRPr="00584CC9">
        <w:rPr>
          <w:rFonts w:ascii="Arial" w:eastAsiaTheme="majorEastAsia" w:hAnsi="Arial" w:cs="Arial"/>
          <w:lang w:val="en-US"/>
        </w:rPr>
        <w:t>analyze</w:t>
      </w:r>
      <w:r w:rsidR="00413DB7">
        <w:rPr>
          <w:rFonts w:ascii="Arial" w:eastAsiaTheme="majorEastAsia" w:hAnsi="Arial" w:cs="Arial"/>
          <w:lang w:val="en-US"/>
        </w:rPr>
        <w:t>d</w:t>
      </w:r>
      <w:r w:rsidR="00F46DCD" w:rsidRPr="00584CC9">
        <w:rPr>
          <w:rFonts w:ascii="Arial" w:eastAsiaTheme="majorEastAsia" w:hAnsi="Arial" w:cs="Arial"/>
          <w:lang w:val="en-US"/>
        </w:rPr>
        <w:t xml:space="preserve"> and </w:t>
      </w:r>
      <w:r w:rsidR="00413DB7">
        <w:rPr>
          <w:rFonts w:ascii="Arial" w:eastAsiaTheme="majorEastAsia" w:hAnsi="Arial" w:cs="Arial"/>
          <w:lang w:val="en-US"/>
        </w:rPr>
        <w:t>checked whether</w:t>
      </w:r>
      <w:r w:rsidR="00F46DCD" w:rsidRPr="00584CC9">
        <w:rPr>
          <w:rFonts w:ascii="Arial" w:eastAsiaTheme="majorEastAsia" w:hAnsi="Arial" w:cs="Arial"/>
          <w:lang w:val="en-US"/>
        </w:rPr>
        <w:t xml:space="preserve"> these results are statistically significant.</w:t>
      </w:r>
      <w:r w:rsidR="003A50DB" w:rsidRPr="00584CC9">
        <w:rPr>
          <w:rFonts w:ascii="Arial" w:eastAsiaTheme="majorEastAsia" w:hAnsi="Arial" w:cs="Arial"/>
          <w:lang w:val="en-US"/>
        </w:rPr>
        <w:t xml:space="preserve"> </w:t>
      </w:r>
    </w:p>
    <w:p w14:paraId="79785182" w14:textId="17DBD8FF" w:rsidR="00EA63DE" w:rsidRDefault="00EA63DE" w:rsidP="00EA63DE">
      <w:pPr>
        <w:rPr>
          <w:rFonts w:ascii="Arial" w:hAnsi="Arial" w:cs="Arial"/>
        </w:rPr>
      </w:pPr>
    </w:p>
    <w:p w14:paraId="02CE972D" w14:textId="026093AC" w:rsidR="00D82147" w:rsidRDefault="001470B9" w:rsidP="00F349D5">
      <w:pPr>
        <w:pStyle w:val="Heading2"/>
      </w:pPr>
      <w:bookmarkStart w:id="87" w:name="_Toc113560278"/>
      <w:r>
        <w:t>7.</w:t>
      </w:r>
      <w:r w:rsidR="00F349D5">
        <w:t>3 Statistical Analysis</w:t>
      </w:r>
      <w:bookmarkEnd w:id="87"/>
    </w:p>
    <w:p w14:paraId="5D48B031" w14:textId="29403106" w:rsidR="001470B9" w:rsidRDefault="001470B9" w:rsidP="001470B9"/>
    <w:p w14:paraId="37CE543E" w14:textId="463B9FFE" w:rsidR="00033528" w:rsidRPr="00F30CA6" w:rsidRDefault="008201F0" w:rsidP="00D17490">
      <w:pPr>
        <w:spacing w:line="276" w:lineRule="auto"/>
        <w:jc w:val="both"/>
        <w:rPr>
          <w:rFonts w:ascii="Arial" w:hAnsi="Arial" w:cs="Arial"/>
        </w:rPr>
      </w:pPr>
      <w:r>
        <w:rPr>
          <w:rFonts w:ascii="Arial" w:hAnsi="Arial" w:cs="Arial"/>
        </w:rPr>
        <w:t xml:space="preserve">After the collection of the data, the Wilcoxon signed ranked test was used to check whether the results </w:t>
      </w:r>
      <w:r w:rsidR="00F12558">
        <w:rPr>
          <w:rFonts w:ascii="Arial" w:hAnsi="Arial" w:cs="Arial"/>
        </w:rPr>
        <w:t>were</w:t>
      </w:r>
      <w:r>
        <w:rPr>
          <w:rFonts w:ascii="Arial" w:hAnsi="Arial" w:cs="Arial"/>
        </w:rPr>
        <w:t xml:space="preserve"> statistically significant, while the Bonferroni correction </w:t>
      </w:r>
      <w:r w:rsidR="00F12558">
        <w:rPr>
          <w:rFonts w:ascii="Arial" w:hAnsi="Arial" w:cs="Arial"/>
        </w:rPr>
        <w:t>was</w:t>
      </w:r>
      <w:r>
        <w:rPr>
          <w:rFonts w:ascii="Arial" w:hAnsi="Arial" w:cs="Arial"/>
        </w:rPr>
        <w:t xml:space="preserve"> applied to the </w:t>
      </w:r>
      <w:r w:rsidRPr="00FF1C8A">
        <w:rPr>
          <w:rFonts w:ascii="Arial" w:hAnsi="Arial" w:cs="Arial"/>
          <w:i/>
          <w:iCs/>
        </w:rPr>
        <w:t>p</w:t>
      </w:r>
      <w:r>
        <w:rPr>
          <w:rFonts w:ascii="Arial" w:hAnsi="Arial" w:cs="Arial"/>
        </w:rPr>
        <w:t>-values obtained.</w:t>
      </w:r>
      <w:r w:rsidR="003B1D3A">
        <w:rPr>
          <w:rFonts w:ascii="Arial" w:hAnsi="Arial" w:cs="Arial"/>
        </w:rPr>
        <w:t xml:space="preserve"> </w:t>
      </w:r>
      <w:r w:rsidR="00F12558">
        <w:rPr>
          <w:rFonts w:ascii="Arial" w:hAnsi="Arial" w:cs="Arial"/>
        </w:rPr>
        <w:t>T</w:t>
      </w:r>
      <w:r w:rsidR="00033528">
        <w:rPr>
          <w:rFonts w:ascii="Arial" w:hAnsi="Arial" w:cs="Arial"/>
        </w:rPr>
        <w:t>he sums R</w:t>
      </w:r>
      <w:r w:rsidR="00033528" w:rsidRPr="00033528">
        <w:rPr>
          <w:rFonts w:ascii="Arial" w:hAnsi="Arial" w:cs="Arial"/>
          <w:vertAlign w:val="superscript"/>
        </w:rPr>
        <w:t>+</w:t>
      </w:r>
      <w:r w:rsidR="00033528">
        <w:rPr>
          <w:rFonts w:ascii="Arial" w:hAnsi="Arial" w:cs="Arial"/>
        </w:rPr>
        <w:t xml:space="preserve"> and R</w:t>
      </w:r>
      <w:r w:rsidR="00033528" w:rsidRPr="00033528">
        <w:rPr>
          <w:rFonts w:ascii="Arial" w:hAnsi="Arial" w:cs="Arial"/>
          <w:vertAlign w:val="superscript"/>
        </w:rPr>
        <w:t>-</w:t>
      </w:r>
      <w:r w:rsidR="00F30CA6">
        <w:rPr>
          <w:rFonts w:ascii="Arial" w:hAnsi="Arial" w:cs="Arial"/>
          <w:vertAlign w:val="superscript"/>
        </w:rPr>
        <w:t xml:space="preserve"> </w:t>
      </w:r>
      <w:r w:rsidR="00F12558">
        <w:rPr>
          <w:rFonts w:ascii="Arial" w:hAnsi="Arial" w:cs="Arial"/>
        </w:rPr>
        <w:t xml:space="preserve">were used </w:t>
      </w:r>
      <w:r w:rsidR="00F30CA6">
        <w:rPr>
          <w:rFonts w:ascii="Arial" w:hAnsi="Arial" w:cs="Arial"/>
        </w:rPr>
        <w:t>and calculate</w:t>
      </w:r>
      <w:r w:rsidR="00F12558">
        <w:rPr>
          <w:rFonts w:ascii="Arial" w:hAnsi="Arial" w:cs="Arial"/>
        </w:rPr>
        <w:t>d</w:t>
      </w:r>
      <w:r w:rsidR="00F30CA6">
        <w:rPr>
          <w:rFonts w:ascii="Arial" w:hAnsi="Arial" w:cs="Arial"/>
        </w:rPr>
        <w:t xml:space="preserve"> as suggested in the literature. R</w:t>
      </w:r>
      <w:r w:rsidR="00F30CA6" w:rsidRPr="00033528">
        <w:rPr>
          <w:rFonts w:ascii="Arial" w:hAnsi="Arial" w:cs="Arial"/>
          <w:vertAlign w:val="superscript"/>
        </w:rPr>
        <w:t>+</w:t>
      </w:r>
      <w:r w:rsidR="00F30CA6">
        <w:rPr>
          <w:rFonts w:ascii="Arial" w:hAnsi="Arial" w:cs="Arial"/>
        </w:rPr>
        <w:t xml:space="preserve"> </w:t>
      </w:r>
      <w:r w:rsidR="00F12558">
        <w:rPr>
          <w:rFonts w:ascii="Arial" w:hAnsi="Arial" w:cs="Arial"/>
        </w:rPr>
        <w:t>is</w:t>
      </w:r>
      <w:r w:rsidR="00F30CA6">
        <w:rPr>
          <w:rFonts w:ascii="Arial" w:hAnsi="Arial" w:cs="Arial"/>
        </w:rPr>
        <w:t xml:space="preserve"> the sum of ranks for the problems in which the first </w:t>
      </w:r>
      <w:r w:rsidR="00F30CA6">
        <w:rPr>
          <w:rFonts w:ascii="Arial" w:hAnsi="Arial" w:cs="Arial"/>
        </w:rPr>
        <w:lastRenderedPageBreak/>
        <w:t>method outperformed the second, and R</w:t>
      </w:r>
      <w:r w:rsidR="00F30CA6" w:rsidRPr="00033528">
        <w:rPr>
          <w:rFonts w:ascii="Arial" w:hAnsi="Arial" w:cs="Arial"/>
          <w:vertAlign w:val="superscript"/>
        </w:rPr>
        <w:t>-</w:t>
      </w:r>
      <w:r w:rsidR="00F30CA6">
        <w:rPr>
          <w:rFonts w:ascii="Arial" w:hAnsi="Arial" w:cs="Arial"/>
          <w:vertAlign w:val="superscript"/>
        </w:rPr>
        <w:t xml:space="preserve"> </w:t>
      </w:r>
      <w:r w:rsidR="00F12558">
        <w:rPr>
          <w:rFonts w:ascii="Arial" w:hAnsi="Arial" w:cs="Arial"/>
        </w:rPr>
        <w:t>is</w:t>
      </w:r>
      <w:r w:rsidR="00F30CA6">
        <w:rPr>
          <w:rFonts w:ascii="Arial" w:hAnsi="Arial" w:cs="Arial"/>
        </w:rPr>
        <w:t xml:space="preserve"> the sum of ranks for the opposite. Ranks of difference  d = 0, </w:t>
      </w:r>
      <w:r w:rsidR="00F12558">
        <w:rPr>
          <w:rFonts w:ascii="Arial" w:hAnsi="Arial" w:cs="Arial"/>
        </w:rPr>
        <w:t>were</w:t>
      </w:r>
      <w:r w:rsidR="00F30CA6">
        <w:rPr>
          <w:rFonts w:ascii="Arial" w:hAnsi="Arial" w:cs="Arial"/>
        </w:rPr>
        <w:t xml:space="preserve"> split evenly among the two sums, with one being ignored if the number of 0s is odd.</w:t>
      </w:r>
    </w:p>
    <w:p w14:paraId="0D5C3FA2" w14:textId="77777777" w:rsidR="00033528" w:rsidRDefault="00033528" w:rsidP="00D17490">
      <w:pPr>
        <w:spacing w:line="276" w:lineRule="auto"/>
        <w:jc w:val="both"/>
        <w:rPr>
          <w:rFonts w:ascii="Arial" w:hAnsi="Arial" w:cs="Arial"/>
        </w:rPr>
      </w:pPr>
    </w:p>
    <w:p w14:paraId="1EA57951" w14:textId="1844E4C7" w:rsidR="000F1F79" w:rsidRDefault="003B1D3A" w:rsidP="00D17490">
      <w:pPr>
        <w:spacing w:line="276" w:lineRule="auto"/>
        <w:jc w:val="both"/>
        <w:rPr>
          <w:rFonts w:ascii="Arial" w:hAnsi="Arial" w:cs="Arial"/>
        </w:rPr>
      </w:pPr>
      <w:r>
        <w:rPr>
          <w:rFonts w:ascii="Arial" w:hAnsi="Arial" w:cs="Arial"/>
        </w:rPr>
        <w:t>The reason</w:t>
      </w:r>
      <w:r w:rsidR="005200F3">
        <w:rPr>
          <w:rFonts w:ascii="Arial" w:hAnsi="Arial" w:cs="Arial"/>
        </w:rPr>
        <w:t>s</w:t>
      </w:r>
      <w:r>
        <w:rPr>
          <w:rFonts w:ascii="Arial" w:hAnsi="Arial" w:cs="Arial"/>
        </w:rPr>
        <w:t xml:space="preserve"> the Wilcoxon signed ranked test was chosen for the analysis of the data were:</w:t>
      </w:r>
    </w:p>
    <w:p w14:paraId="05ADDF17" w14:textId="7634BFC9" w:rsidR="003B1D3A" w:rsidRDefault="00D17490" w:rsidP="00D17490">
      <w:pPr>
        <w:pStyle w:val="ListParagraph"/>
        <w:numPr>
          <w:ilvl w:val="0"/>
          <w:numId w:val="7"/>
        </w:numPr>
        <w:spacing w:line="276" w:lineRule="auto"/>
        <w:jc w:val="both"/>
        <w:rPr>
          <w:rFonts w:ascii="Arial" w:hAnsi="Arial" w:cs="Arial"/>
        </w:rPr>
      </w:pPr>
      <w:r>
        <w:rPr>
          <w:rFonts w:ascii="Arial" w:hAnsi="Arial" w:cs="Arial"/>
        </w:rPr>
        <w:t>Comparing multiple samples in pairs of two.</w:t>
      </w:r>
    </w:p>
    <w:p w14:paraId="60AE8A63" w14:textId="755FC26C" w:rsidR="00D17490" w:rsidRDefault="00D17490" w:rsidP="00D17490">
      <w:pPr>
        <w:pStyle w:val="ListParagraph"/>
        <w:numPr>
          <w:ilvl w:val="0"/>
          <w:numId w:val="7"/>
        </w:numPr>
        <w:spacing w:line="276" w:lineRule="auto"/>
        <w:jc w:val="both"/>
        <w:rPr>
          <w:rFonts w:ascii="Arial" w:hAnsi="Arial" w:cs="Arial"/>
        </w:rPr>
      </w:pPr>
      <w:r>
        <w:rPr>
          <w:rFonts w:ascii="Arial" w:hAnsi="Arial" w:cs="Arial"/>
        </w:rPr>
        <w:t>The populations are evenly distributed.</w:t>
      </w:r>
    </w:p>
    <w:p w14:paraId="75B2AD08" w14:textId="60A9638E" w:rsidR="00D17490" w:rsidRDefault="00D17490" w:rsidP="00D17490">
      <w:pPr>
        <w:pStyle w:val="ListParagraph"/>
        <w:numPr>
          <w:ilvl w:val="0"/>
          <w:numId w:val="7"/>
        </w:numPr>
        <w:spacing w:line="276" w:lineRule="auto"/>
        <w:jc w:val="both"/>
        <w:rPr>
          <w:rFonts w:ascii="Arial" w:hAnsi="Arial" w:cs="Arial"/>
        </w:rPr>
      </w:pPr>
      <w:r>
        <w:rPr>
          <w:rFonts w:ascii="Arial" w:hAnsi="Arial" w:cs="Arial"/>
        </w:rPr>
        <w:t xml:space="preserve">Exceptionally good/bad performances of the problem have less effect on the Wilcoxon test compared to other methods, like the t-test </w:t>
      </w:r>
      <w:r w:rsidRPr="00D17490">
        <w:rPr>
          <w:rFonts w:ascii="Arial" w:hAnsi="Arial" w:cs="Arial"/>
        </w:rPr>
        <w:t>(Derrac et al., 2011).</w:t>
      </w:r>
    </w:p>
    <w:p w14:paraId="5D5D2D2E" w14:textId="77777777" w:rsidR="00D17490" w:rsidRPr="00D17490" w:rsidRDefault="00D17490" w:rsidP="00D17490">
      <w:pPr>
        <w:spacing w:line="276" w:lineRule="auto"/>
        <w:jc w:val="both"/>
        <w:rPr>
          <w:rFonts w:ascii="Arial" w:hAnsi="Arial" w:cs="Arial"/>
        </w:rPr>
      </w:pPr>
    </w:p>
    <w:p w14:paraId="12A2D682" w14:textId="49209C92" w:rsidR="003B1D3A" w:rsidRDefault="00FF1C8A" w:rsidP="008201F0">
      <w:pPr>
        <w:spacing w:line="276" w:lineRule="auto"/>
        <w:jc w:val="both"/>
        <w:rPr>
          <w:rFonts w:ascii="Arial" w:hAnsi="Arial" w:cs="Arial"/>
        </w:rPr>
      </w:pPr>
      <w:r>
        <w:rPr>
          <w:rFonts w:ascii="Arial" w:hAnsi="Arial" w:cs="Arial"/>
        </w:rPr>
        <w:t xml:space="preserve">All computations were carried out using the SciPy library and the Statsmodels module. </w:t>
      </w:r>
    </w:p>
    <w:p w14:paraId="6158F9C2" w14:textId="77777777" w:rsidR="00974148" w:rsidRDefault="00974148" w:rsidP="008201F0">
      <w:pPr>
        <w:spacing w:line="276" w:lineRule="auto"/>
        <w:jc w:val="both"/>
        <w:rPr>
          <w:rFonts w:ascii="Arial" w:hAnsi="Arial" w:cs="Arial"/>
        </w:rPr>
      </w:pPr>
    </w:p>
    <w:tbl>
      <w:tblPr>
        <w:tblStyle w:val="TableGrid"/>
        <w:tblW w:w="0" w:type="auto"/>
        <w:tblLook w:val="04A0" w:firstRow="1" w:lastRow="0" w:firstColumn="1" w:lastColumn="0" w:noHBand="0" w:noVBand="1"/>
      </w:tblPr>
      <w:tblGrid>
        <w:gridCol w:w="2244"/>
        <w:gridCol w:w="1171"/>
        <w:gridCol w:w="990"/>
        <w:gridCol w:w="1083"/>
        <w:gridCol w:w="972"/>
        <w:gridCol w:w="1198"/>
        <w:gridCol w:w="1358"/>
      </w:tblGrid>
      <w:tr w:rsidR="00F75CCB" w14:paraId="7D1BC30C" w14:textId="77777777" w:rsidTr="00F75CCB">
        <w:tc>
          <w:tcPr>
            <w:tcW w:w="2244" w:type="dxa"/>
            <w:vMerge w:val="restart"/>
            <w:tcBorders>
              <w:right w:val="single" w:sz="4" w:space="0" w:color="auto"/>
            </w:tcBorders>
            <w:vAlign w:val="center"/>
          </w:tcPr>
          <w:p w14:paraId="778DECF3" w14:textId="2D82F617" w:rsidR="00F75CCB" w:rsidRPr="00A9133C" w:rsidRDefault="00F75CCB" w:rsidP="00F75CCB">
            <w:pPr>
              <w:spacing w:line="276" w:lineRule="auto"/>
              <w:rPr>
                <w:rFonts w:ascii="Arial" w:hAnsi="Arial" w:cs="Arial"/>
              </w:rPr>
            </w:pPr>
            <w:r w:rsidRPr="00A9133C">
              <w:rPr>
                <w:rFonts w:ascii="Arial" w:hAnsi="Arial" w:cs="Arial"/>
              </w:rPr>
              <w:t>Comparison</w:t>
            </w:r>
          </w:p>
        </w:tc>
        <w:tc>
          <w:tcPr>
            <w:tcW w:w="3244" w:type="dxa"/>
            <w:gridSpan w:val="3"/>
            <w:tcBorders>
              <w:left w:val="single" w:sz="4" w:space="0" w:color="auto"/>
              <w:bottom w:val="single" w:sz="4" w:space="0" w:color="auto"/>
              <w:right w:val="nil"/>
            </w:tcBorders>
            <w:vAlign w:val="center"/>
          </w:tcPr>
          <w:p w14:paraId="037CD8EC" w14:textId="12C97804" w:rsidR="00F75CCB" w:rsidRPr="00A9133C" w:rsidRDefault="00F75CCB" w:rsidP="00F75CCB">
            <w:pPr>
              <w:spacing w:line="276" w:lineRule="auto"/>
              <w:jc w:val="center"/>
              <w:rPr>
                <w:rFonts w:ascii="Arial" w:hAnsi="Arial" w:cs="Arial"/>
              </w:rPr>
            </w:pPr>
            <w:r w:rsidRPr="00A9133C">
              <w:rPr>
                <w:rFonts w:ascii="Arial" w:hAnsi="Arial" w:cs="Arial"/>
              </w:rPr>
              <w:t>Runtime</w:t>
            </w:r>
          </w:p>
        </w:tc>
        <w:tc>
          <w:tcPr>
            <w:tcW w:w="3528" w:type="dxa"/>
            <w:gridSpan w:val="3"/>
            <w:tcBorders>
              <w:left w:val="nil"/>
              <w:bottom w:val="single" w:sz="4" w:space="0" w:color="auto"/>
            </w:tcBorders>
          </w:tcPr>
          <w:p w14:paraId="0C00286E" w14:textId="35B13A86" w:rsidR="00F75CCB" w:rsidRPr="00A9133C" w:rsidRDefault="00F75CCB" w:rsidP="00F75CCB">
            <w:pPr>
              <w:spacing w:line="276" w:lineRule="auto"/>
              <w:jc w:val="center"/>
              <w:rPr>
                <w:rFonts w:ascii="Arial" w:hAnsi="Arial" w:cs="Arial"/>
              </w:rPr>
            </w:pPr>
            <w:r w:rsidRPr="00A9133C">
              <w:rPr>
                <w:rFonts w:ascii="Arial" w:hAnsi="Arial" w:cs="Arial"/>
              </w:rPr>
              <w:t>Fitness</w:t>
            </w:r>
          </w:p>
        </w:tc>
      </w:tr>
      <w:tr w:rsidR="00F75CCB" w14:paraId="0A285500" w14:textId="77777777" w:rsidTr="00F75CCB">
        <w:tc>
          <w:tcPr>
            <w:tcW w:w="2244" w:type="dxa"/>
            <w:vMerge/>
            <w:tcBorders>
              <w:bottom w:val="single" w:sz="4" w:space="0" w:color="auto"/>
              <w:right w:val="single" w:sz="4" w:space="0" w:color="auto"/>
            </w:tcBorders>
          </w:tcPr>
          <w:p w14:paraId="515A0989" w14:textId="77777777" w:rsidR="00F75CCB" w:rsidRPr="00A9133C" w:rsidRDefault="00F75CCB" w:rsidP="00FF1C8A">
            <w:pPr>
              <w:spacing w:line="276" w:lineRule="auto"/>
              <w:rPr>
                <w:rFonts w:ascii="Arial" w:hAnsi="Arial" w:cs="Arial"/>
              </w:rPr>
            </w:pPr>
          </w:p>
        </w:tc>
        <w:tc>
          <w:tcPr>
            <w:tcW w:w="1171" w:type="dxa"/>
            <w:tcBorders>
              <w:top w:val="single" w:sz="4" w:space="0" w:color="auto"/>
              <w:left w:val="single" w:sz="4" w:space="0" w:color="auto"/>
              <w:bottom w:val="single" w:sz="4" w:space="0" w:color="auto"/>
              <w:right w:val="nil"/>
            </w:tcBorders>
            <w:vAlign w:val="center"/>
          </w:tcPr>
          <w:p w14:paraId="062CA57D" w14:textId="114B3637"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990" w:type="dxa"/>
            <w:tcBorders>
              <w:top w:val="single" w:sz="4" w:space="0" w:color="auto"/>
              <w:left w:val="nil"/>
              <w:bottom w:val="single" w:sz="4" w:space="0" w:color="auto"/>
              <w:right w:val="nil"/>
            </w:tcBorders>
            <w:vAlign w:val="center"/>
          </w:tcPr>
          <w:p w14:paraId="7B31415A" w14:textId="73F23B96"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083" w:type="dxa"/>
            <w:tcBorders>
              <w:top w:val="single" w:sz="4" w:space="0" w:color="auto"/>
              <w:left w:val="nil"/>
              <w:bottom w:val="single" w:sz="4" w:space="0" w:color="auto"/>
              <w:right w:val="nil"/>
            </w:tcBorders>
            <w:vAlign w:val="center"/>
          </w:tcPr>
          <w:p w14:paraId="2DE2360D" w14:textId="76C09825" w:rsidR="00F75CCB" w:rsidRPr="00A9133C" w:rsidRDefault="00F75CCB" w:rsidP="00F75CCB">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c>
          <w:tcPr>
            <w:tcW w:w="972" w:type="dxa"/>
            <w:tcBorders>
              <w:top w:val="single" w:sz="4" w:space="0" w:color="auto"/>
              <w:left w:val="nil"/>
              <w:bottom w:val="single" w:sz="4" w:space="0" w:color="auto"/>
              <w:right w:val="nil"/>
            </w:tcBorders>
            <w:vAlign w:val="center"/>
          </w:tcPr>
          <w:p w14:paraId="74C9C9D4" w14:textId="42759A54"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198" w:type="dxa"/>
            <w:tcBorders>
              <w:top w:val="single" w:sz="4" w:space="0" w:color="auto"/>
              <w:left w:val="nil"/>
              <w:bottom w:val="single" w:sz="4" w:space="0" w:color="auto"/>
              <w:right w:val="nil"/>
            </w:tcBorders>
            <w:vAlign w:val="center"/>
          </w:tcPr>
          <w:p w14:paraId="061505E3" w14:textId="224D7FBB"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358" w:type="dxa"/>
            <w:tcBorders>
              <w:top w:val="single" w:sz="4" w:space="0" w:color="auto"/>
              <w:left w:val="nil"/>
              <w:bottom w:val="single" w:sz="4" w:space="0" w:color="auto"/>
            </w:tcBorders>
            <w:vAlign w:val="center"/>
          </w:tcPr>
          <w:p w14:paraId="79D56248" w14:textId="0685D8EC" w:rsidR="00F75CCB" w:rsidRPr="00A9133C" w:rsidRDefault="00F75CCB" w:rsidP="00F75CCB">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r>
      <w:tr w:rsidR="00F75CCB" w14:paraId="13F5CEFD" w14:textId="77777777" w:rsidTr="005C42DC">
        <w:tc>
          <w:tcPr>
            <w:tcW w:w="2244" w:type="dxa"/>
            <w:tcBorders>
              <w:bottom w:val="single" w:sz="4" w:space="0" w:color="auto"/>
              <w:right w:val="single" w:sz="4" w:space="0" w:color="auto"/>
            </w:tcBorders>
          </w:tcPr>
          <w:p w14:paraId="0211DA66" w14:textId="2940DF5E" w:rsidR="00F75CCB" w:rsidRPr="00A9133C" w:rsidRDefault="00F75CCB" w:rsidP="00FF1C8A">
            <w:pPr>
              <w:spacing w:line="276" w:lineRule="auto"/>
              <w:rPr>
                <w:rFonts w:ascii="Arial" w:hAnsi="Arial" w:cs="Arial"/>
              </w:rPr>
            </w:pPr>
            <w:r w:rsidRPr="00A9133C">
              <w:rPr>
                <w:rFonts w:ascii="Arial" w:hAnsi="Arial" w:cs="Arial"/>
              </w:rPr>
              <w:t>Uniform vs Single-point</w:t>
            </w:r>
          </w:p>
        </w:tc>
        <w:tc>
          <w:tcPr>
            <w:tcW w:w="1171" w:type="dxa"/>
            <w:tcBorders>
              <w:left w:val="single" w:sz="4" w:space="0" w:color="auto"/>
              <w:bottom w:val="single" w:sz="4" w:space="0" w:color="auto"/>
              <w:right w:val="nil"/>
            </w:tcBorders>
            <w:vAlign w:val="center"/>
          </w:tcPr>
          <w:p w14:paraId="01F42180" w14:textId="73A81BD3" w:rsidR="00F75CCB" w:rsidRPr="00A9133C" w:rsidRDefault="00F75CCB" w:rsidP="00F75CCB">
            <w:pPr>
              <w:spacing w:line="276" w:lineRule="auto"/>
              <w:jc w:val="center"/>
              <w:rPr>
                <w:rFonts w:ascii="Arial" w:hAnsi="Arial" w:cs="Arial"/>
              </w:rPr>
            </w:pPr>
            <w:r w:rsidRPr="00A9133C">
              <w:rPr>
                <w:rFonts w:ascii="Arial" w:hAnsi="Arial" w:cs="Arial"/>
              </w:rPr>
              <w:t>92.8</w:t>
            </w:r>
          </w:p>
        </w:tc>
        <w:tc>
          <w:tcPr>
            <w:tcW w:w="990" w:type="dxa"/>
            <w:tcBorders>
              <w:left w:val="nil"/>
              <w:bottom w:val="single" w:sz="4" w:space="0" w:color="auto"/>
              <w:right w:val="nil"/>
            </w:tcBorders>
            <w:vAlign w:val="center"/>
          </w:tcPr>
          <w:p w14:paraId="78525920" w14:textId="7D8E7631" w:rsidR="00F75CCB" w:rsidRPr="00A9133C" w:rsidRDefault="00F75CCB" w:rsidP="00F75CCB">
            <w:pPr>
              <w:spacing w:line="276" w:lineRule="auto"/>
              <w:jc w:val="center"/>
              <w:rPr>
                <w:rFonts w:ascii="Arial" w:hAnsi="Arial" w:cs="Arial"/>
              </w:rPr>
            </w:pPr>
            <w:r w:rsidRPr="00A9133C">
              <w:rPr>
                <w:rFonts w:ascii="Arial" w:hAnsi="Arial" w:cs="Arial"/>
              </w:rPr>
              <w:t>21.2</w:t>
            </w:r>
          </w:p>
        </w:tc>
        <w:tc>
          <w:tcPr>
            <w:tcW w:w="1083" w:type="dxa"/>
            <w:tcBorders>
              <w:left w:val="nil"/>
              <w:bottom w:val="single" w:sz="4" w:space="0" w:color="auto"/>
              <w:right w:val="nil"/>
            </w:tcBorders>
            <w:vAlign w:val="center"/>
          </w:tcPr>
          <w:p w14:paraId="71034D7C" w14:textId="183ED4D7" w:rsidR="00F75CCB" w:rsidRPr="00A9133C" w:rsidRDefault="00F75CCB" w:rsidP="00F75CCB">
            <w:pPr>
              <w:spacing w:line="276" w:lineRule="auto"/>
              <w:jc w:val="center"/>
              <w:rPr>
                <w:rFonts w:ascii="Arial" w:hAnsi="Arial" w:cs="Arial"/>
              </w:rPr>
            </w:pPr>
            <w:r w:rsidRPr="00A9133C">
              <w:rPr>
                <w:rFonts w:ascii="Arial" w:hAnsi="Arial" w:cs="Arial"/>
              </w:rPr>
              <w:t>&lt; 0.05</w:t>
            </w:r>
          </w:p>
        </w:tc>
        <w:tc>
          <w:tcPr>
            <w:tcW w:w="972" w:type="dxa"/>
            <w:tcBorders>
              <w:left w:val="nil"/>
              <w:bottom w:val="single" w:sz="4" w:space="0" w:color="auto"/>
              <w:right w:val="nil"/>
            </w:tcBorders>
            <w:vAlign w:val="center"/>
          </w:tcPr>
          <w:p w14:paraId="42E6329B" w14:textId="6D91B7B2" w:rsidR="00F75CCB" w:rsidRPr="00A9133C" w:rsidRDefault="00F75CCB" w:rsidP="00F75CCB">
            <w:pPr>
              <w:spacing w:line="276" w:lineRule="auto"/>
              <w:jc w:val="center"/>
              <w:rPr>
                <w:rFonts w:ascii="Arial" w:hAnsi="Arial" w:cs="Arial"/>
              </w:rPr>
            </w:pPr>
            <w:r w:rsidRPr="00A9133C">
              <w:rPr>
                <w:rFonts w:ascii="Arial" w:hAnsi="Arial" w:cs="Arial"/>
              </w:rPr>
              <w:t>308</w:t>
            </w:r>
          </w:p>
        </w:tc>
        <w:tc>
          <w:tcPr>
            <w:tcW w:w="1198" w:type="dxa"/>
            <w:tcBorders>
              <w:left w:val="nil"/>
              <w:bottom w:val="single" w:sz="4" w:space="0" w:color="auto"/>
              <w:right w:val="nil"/>
            </w:tcBorders>
            <w:vAlign w:val="center"/>
          </w:tcPr>
          <w:p w14:paraId="72CCDCF7" w14:textId="24448575" w:rsidR="00F75CCB" w:rsidRPr="00A9133C" w:rsidRDefault="00F75CCB" w:rsidP="00F75CCB">
            <w:pPr>
              <w:spacing w:line="276" w:lineRule="auto"/>
              <w:jc w:val="center"/>
              <w:rPr>
                <w:rFonts w:ascii="Arial" w:hAnsi="Arial" w:cs="Arial"/>
              </w:rPr>
            </w:pPr>
            <w:r w:rsidRPr="00A9133C">
              <w:rPr>
                <w:rFonts w:ascii="Arial" w:hAnsi="Arial" w:cs="Arial"/>
              </w:rPr>
              <w:t>1847</w:t>
            </w:r>
          </w:p>
        </w:tc>
        <w:tc>
          <w:tcPr>
            <w:tcW w:w="1358" w:type="dxa"/>
            <w:tcBorders>
              <w:left w:val="nil"/>
              <w:bottom w:val="single" w:sz="4" w:space="0" w:color="auto"/>
            </w:tcBorders>
            <w:vAlign w:val="center"/>
          </w:tcPr>
          <w:p w14:paraId="0DB5D695" w14:textId="3056BBF2" w:rsidR="00F75CCB" w:rsidRPr="00A9133C" w:rsidRDefault="00F75CCB" w:rsidP="00F75CCB">
            <w:pPr>
              <w:spacing w:line="276" w:lineRule="auto"/>
              <w:jc w:val="center"/>
              <w:rPr>
                <w:rFonts w:ascii="Arial" w:hAnsi="Arial" w:cs="Arial"/>
              </w:rPr>
            </w:pPr>
            <w:r w:rsidRPr="00A9133C">
              <w:rPr>
                <w:rFonts w:ascii="Arial" w:hAnsi="Arial" w:cs="Arial"/>
              </w:rPr>
              <w:t>&lt; 0.05</w:t>
            </w:r>
          </w:p>
        </w:tc>
      </w:tr>
      <w:tr w:rsidR="00F75CCB" w14:paraId="610877FD" w14:textId="77777777" w:rsidTr="005C42DC">
        <w:tc>
          <w:tcPr>
            <w:tcW w:w="2244" w:type="dxa"/>
            <w:tcBorders>
              <w:top w:val="single" w:sz="4" w:space="0" w:color="auto"/>
              <w:right w:val="single" w:sz="4" w:space="0" w:color="auto"/>
            </w:tcBorders>
          </w:tcPr>
          <w:p w14:paraId="58128DC7" w14:textId="3D0DFC2F" w:rsidR="00F75CCB" w:rsidRPr="00A9133C" w:rsidRDefault="00F75CCB" w:rsidP="00FF1C8A">
            <w:pPr>
              <w:spacing w:line="276" w:lineRule="auto"/>
              <w:rPr>
                <w:rFonts w:ascii="Arial" w:hAnsi="Arial" w:cs="Arial"/>
              </w:rPr>
            </w:pPr>
            <w:r w:rsidRPr="00A9133C">
              <w:rPr>
                <w:rFonts w:ascii="Arial" w:hAnsi="Arial" w:cs="Arial"/>
              </w:rPr>
              <w:t>Uniform vs Double-point</w:t>
            </w:r>
          </w:p>
        </w:tc>
        <w:tc>
          <w:tcPr>
            <w:tcW w:w="1171" w:type="dxa"/>
            <w:tcBorders>
              <w:top w:val="single" w:sz="4" w:space="0" w:color="auto"/>
              <w:left w:val="single" w:sz="4" w:space="0" w:color="auto"/>
              <w:right w:val="nil"/>
            </w:tcBorders>
            <w:vAlign w:val="center"/>
          </w:tcPr>
          <w:p w14:paraId="5AD5F915" w14:textId="7A757812" w:rsidR="00F75CCB" w:rsidRPr="00A9133C" w:rsidRDefault="00F75CCB" w:rsidP="00F75CCB">
            <w:pPr>
              <w:spacing w:line="276" w:lineRule="auto"/>
              <w:jc w:val="center"/>
              <w:rPr>
                <w:rFonts w:ascii="Arial" w:hAnsi="Arial" w:cs="Arial"/>
              </w:rPr>
            </w:pPr>
            <w:r w:rsidRPr="00A9133C">
              <w:rPr>
                <w:rFonts w:ascii="Arial" w:hAnsi="Arial" w:cs="Arial"/>
              </w:rPr>
              <w:t>70.9</w:t>
            </w:r>
          </w:p>
        </w:tc>
        <w:tc>
          <w:tcPr>
            <w:tcW w:w="990" w:type="dxa"/>
            <w:tcBorders>
              <w:top w:val="single" w:sz="4" w:space="0" w:color="auto"/>
              <w:left w:val="nil"/>
              <w:right w:val="nil"/>
            </w:tcBorders>
            <w:vAlign w:val="center"/>
          </w:tcPr>
          <w:p w14:paraId="3F675F3E" w14:textId="3EA0A6BE" w:rsidR="00F75CCB" w:rsidRPr="00A9133C" w:rsidRDefault="00F75CCB" w:rsidP="00F75CCB">
            <w:pPr>
              <w:spacing w:line="276" w:lineRule="auto"/>
              <w:jc w:val="center"/>
              <w:rPr>
                <w:rFonts w:ascii="Arial" w:hAnsi="Arial" w:cs="Arial"/>
              </w:rPr>
            </w:pPr>
            <w:r w:rsidRPr="00A9133C">
              <w:rPr>
                <w:rFonts w:ascii="Arial" w:hAnsi="Arial" w:cs="Arial"/>
              </w:rPr>
              <w:t>15.9</w:t>
            </w:r>
          </w:p>
        </w:tc>
        <w:tc>
          <w:tcPr>
            <w:tcW w:w="1083" w:type="dxa"/>
            <w:tcBorders>
              <w:top w:val="single" w:sz="4" w:space="0" w:color="auto"/>
              <w:left w:val="nil"/>
              <w:right w:val="nil"/>
            </w:tcBorders>
            <w:vAlign w:val="center"/>
          </w:tcPr>
          <w:p w14:paraId="44ECF5AF" w14:textId="476F7764" w:rsidR="00F75CCB" w:rsidRPr="00A9133C" w:rsidRDefault="00F75CCB" w:rsidP="00F75CCB">
            <w:pPr>
              <w:spacing w:line="276" w:lineRule="auto"/>
              <w:jc w:val="center"/>
              <w:rPr>
                <w:rFonts w:ascii="Arial" w:hAnsi="Arial" w:cs="Arial"/>
              </w:rPr>
            </w:pPr>
            <w:r w:rsidRPr="00A9133C">
              <w:rPr>
                <w:rFonts w:ascii="Arial" w:hAnsi="Arial" w:cs="Arial"/>
              </w:rPr>
              <w:t>&lt; 0.05</w:t>
            </w:r>
          </w:p>
        </w:tc>
        <w:tc>
          <w:tcPr>
            <w:tcW w:w="972" w:type="dxa"/>
            <w:tcBorders>
              <w:top w:val="single" w:sz="4" w:space="0" w:color="auto"/>
              <w:left w:val="nil"/>
              <w:right w:val="nil"/>
            </w:tcBorders>
            <w:vAlign w:val="center"/>
          </w:tcPr>
          <w:p w14:paraId="18461B11" w14:textId="44821E65" w:rsidR="00F75CCB" w:rsidRPr="00A9133C" w:rsidRDefault="00F75CCB" w:rsidP="00F75CCB">
            <w:pPr>
              <w:spacing w:line="276" w:lineRule="auto"/>
              <w:jc w:val="center"/>
              <w:rPr>
                <w:rFonts w:ascii="Arial" w:hAnsi="Arial" w:cs="Arial"/>
              </w:rPr>
            </w:pPr>
            <w:r w:rsidRPr="00A9133C">
              <w:rPr>
                <w:rFonts w:ascii="Arial" w:hAnsi="Arial" w:cs="Arial"/>
              </w:rPr>
              <w:t>425</w:t>
            </w:r>
          </w:p>
        </w:tc>
        <w:tc>
          <w:tcPr>
            <w:tcW w:w="1198" w:type="dxa"/>
            <w:tcBorders>
              <w:top w:val="single" w:sz="4" w:space="0" w:color="auto"/>
              <w:left w:val="nil"/>
              <w:right w:val="nil"/>
            </w:tcBorders>
            <w:vAlign w:val="center"/>
          </w:tcPr>
          <w:p w14:paraId="6F20A969" w14:textId="455C07DF" w:rsidR="00F75CCB" w:rsidRPr="00A9133C" w:rsidRDefault="00F75CCB" w:rsidP="00F75CCB">
            <w:pPr>
              <w:spacing w:line="276" w:lineRule="auto"/>
              <w:jc w:val="center"/>
              <w:rPr>
                <w:rFonts w:ascii="Arial" w:hAnsi="Arial" w:cs="Arial"/>
              </w:rPr>
            </w:pPr>
            <w:r w:rsidRPr="00A9133C">
              <w:rPr>
                <w:rFonts w:ascii="Arial" w:hAnsi="Arial" w:cs="Arial"/>
              </w:rPr>
              <w:t>1515</w:t>
            </w:r>
          </w:p>
        </w:tc>
        <w:tc>
          <w:tcPr>
            <w:tcW w:w="1358" w:type="dxa"/>
            <w:tcBorders>
              <w:top w:val="single" w:sz="4" w:space="0" w:color="auto"/>
              <w:left w:val="nil"/>
            </w:tcBorders>
            <w:vAlign w:val="center"/>
          </w:tcPr>
          <w:p w14:paraId="5DC17092" w14:textId="4AB183C1" w:rsidR="00F75CCB" w:rsidRPr="00A9133C" w:rsidRDefault="00F75CCB" w:rsidP="00F75CCB">
            <w:pPr>
              <w:spacing w:line="276" w:lineRule="auto"/>
              <w:jc w:val="center"/>
              <w:rPr>
                <w:rFonts w:ascii="Arial" w:hAnsi="Arial" w:cs="Arial"/>
              </w:rPr>
            </w:pPr>
            <w:r w:rsidRPr="00A9133C">
              <w:rPr>
                <w:rFonts w:ascii="Arial" w:hAnsi="Arial" w:cs="Arial"/>
              </w:rPr>
              <w:t>&lt; 0.05</w:t>
            </w:r>
          </w:p>
        </w:tc>
      </w:tr>
    </w:tbl>
    <w:p w14:paraId="093AA3E6" w14:textId="7D7E3860" w:rsidR="00FF1C8A" w:rsidRDefault="00FF1C8A" w:rsidP="00FF1C8A">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5</w:t>
      </w:r>
      <w:r w:rsidRPr="00CE16F6">
        <w:rPr>
          <w:rFonts w:ascii="Arial" w:hAnsi="Arial" w:cs="Arial"/>
          <w:i/>
          <w:iCs/>
          <w:sz w:val="18"/>
          <w:szCs w:val="18"/>
        </w:rPr>
        <w:t xml:space="preserve">. </w:t>
      </w:r>
      <w:r w:rsidR="00F75CCB">
        <w:rPr>
          <w:rFonts w:ascii="Arial" w:hAnsi="Arial" w:cs="Arial"/>
          <w:i/>
          <w:iCs/>
          <w:sz w:val="18"/>
          <w:szCs w:val="18"/>
        </w:rPr>
        <w:t>Wilcoxon signed ranks test results with Bonferroni correction applied.</w:t>
      </w:r>
    </w:p>
    <w:p w14:paraId="6E45A33F" w14:textId="0094A924" w:rsidR="00033528" w:rsidRDefault="00033528" w:rsidP="00FF1C8A">
      <w:pPr>
        <w:jc w:val="center"/>
        <w:rPr>
          <w:rFonts w:ascii="Arial" w:hAnsi="Arial" w:cs="Arial"/>
          <w:i/>
          <w:iCs/>
          <w:sz w:val="18"/>
          <w:szCs w:val="18"/>
        </w:rPr>
      </w:pPr>
    </w:p>
    <w:p w14:paraId="0E3C4EC0" w14:textId="74DA33BB" w:rsidR="00FF1C8A" w:rsidRDefault="00461445" w:rsidP="008201F0">
      <w:pPr>
        <w:spacing w:line="276" w:lineRule="auto"/>
        <w:jc w:val="both"/>
        <w:rPr>
          <w:rFonts w:ascii="Arial" w:hAnsi="Arial" w:cs="Arial"/>
          <w:lang w:val="en-US"/>
        </w:rPr>
      </w:pPr>
      <w:r>
        <w:rPr>
          <w:rFonts w:ascii="Arial" w:hAnsi="Arial" w:cs="Arial"/>
        </w:rPr>
        <w:t>Table 5 shows the R</w:t>
      </w:r>
      <w:r w:rsidRPr="00461445">
        <w:rPr>
          <w:rFonts w:ascii="Arial" w:hAnsi="Arial" w:cs="Arial"/>
          <w:vertAlign w:val="superscript"/>
        </w:rPr>
        <w:t>+</w:t>
      </w:r>
      <w:r>
        <w:rPr>
          <w:rFonts w:ascii="Arial" w:hAnsi="Arial" w:cs="Arial"/>
        </w:rPr>
        <w:t>, R</w:t>
      </w:r>
      <w:r w:rsidRPr="00461445">
        <w:rPr>
          <w:rFonts w:ascii="Arial" w:hAnsi="Arial" w:cs="Arial"/>
          <w:vertAlign w:val="superscript"/>
        </w:rPr>
        <w:t>-</w:t>
      </w:r>
      <w:r>
        <w:rPr>
          <w:rFonts w:ascii="Arial" w:hAnsi="Arial" w:cs="Arial"/>
          <w:vertAlign w:val="superscript"/>
        </w:rPr>
        <w:t xml:space="preserve"> </w:t>
      </w:r>
      <w:r>
        <w:rPr>
          <w:rFonts w:ascii="Arial" w:hAnsi="Arial" w:cs="Arial"/>
        </w:rPr>
        <w:t xml:space="preserve">, and </w:t>
      </w:r>
      <w:r w:rsidRPr="00461445">
        <w:rPr>
          <w:rFonts w:ascii="Arial" w:hAnsi="Arial" w:cs="Arial"/>
          <w:i/>
          <w:iCs/>
        </w:rPr>
        <w:t>p</w:t>
      </w:r>
      <w:r>
        <w:rPr>
          <w:rFonts w:ascii="Arial" w:hAnsi="Arial" w:cs="Arial"/>
        </w:rPr>
        <w:t xml:space="preserve">-values computed for all the comparisons concerning runtime and fitness for the uniform crossover method. As the table states, the uniform crossover method shows a significant improvement in runtime compared to the other methods, with a significance level </w:t>
      </w:r>
      <w:r>
        <w:rPr>
          <w:rFonts w:ascii="Arial" w:hAnsi="Arial" w:cs="Arial"/>
          <w:lang w:val="el-GR"/>
        </w:rPr>
        <w:t>α</w:t>
      </w:r>
      <w:r>
        <w:rPr>
          <w:rFonts w:ascii="Arial" w:hAnsi="Arial" w:cs="Arial"/>
          <w:lang w:val="en-US"/>
        </w:rPr>
        <w:t xml:space="preserve"> = 0.05. However, the uniform crossover method shows a significant deterioration in fitness compared to the other two crossover methods, with </w:t>
      </w:r>
      <w:r>
        <w:rPr>
          <w:rFonts w:ascii="Arial" w:hAnsi="Arial" w:cs="Arial"/>
          <w:lang w:val="el-GR"/>
        </w:rPr>
        <w:t>α</w:t>
      </w:r>
      <w:r w:rsidRPr="00461445">
        <w:rPr>
          <w:rFonts w:ascii="Arial" w:hAnsi="Arial" w:cs="Arial"/>
        </w:rPr>
        <w:t xml:space="preserve"> = </w:t>
      </w:r>
      <w:r>
        <w:rPr>
          <w:rFonts w:ascii="Arial" w:hAnsi="Arial" w:cs="Arial"/>
          <w:lang w:val="en-US"/>
        </w:rPr>
        <w:t>0.05.</w:t>
      </w:r>
    </w:p>
    <w:p w14:paraId="71FF948D" w14:textId="74F2DCBB" w:rsidR="00461445" w:rsidRDefault="00461445" w:rsidP="008201F0">
      <w:pPr>
        <w:spacing w:line="276" w:lineRule="auto"/>
        <w:jc w:val="both"/>
        <w:rPr>
          <w:rFonts w:ascii="Arial" w:hAnsi="Arial" w:cs="Arial"/>
          <w:lang w:val="en-US"/>
        </w:rPr>
      </w:pPr>
    </w:p>
    <w:p w14:paraId="25A075FD" w14:textId="685E061D" w:rsidR="00F124E6" w:rsidRPr="0062718E" w:rsidRDefault="00461445" w:rsidP="008201F0">
      <w:pPr>
        <w:spacing w:line="276" w:lineRule="auto"/>
        <w:jc w:val="both"/>
        <w:rPr>
          <w:rFonts w:ascii="Arial" w:hAnsi="Arial" w:cs="Arial"/>
          <w:lang w:val="en-US"/>
        </w:rPr>
      </w:pPr>
      <w:r>
        <w:rPr>
          <w:rFonts w:ascii="Arial" w:hAnsi="Arial" w:cs="Arial"/>
          <w:lang w:val="en-US"/>
        </w:rPr>
        <w:t xml:space="preserve">Based on these results, the </w:t>
      </w:r>
      <w:r w:rsidRPr="0062718E">
        <w:rPr>
          <w:rFonts w:ascii="Arial" w:hAnsi="Arial" w:cs="Arial"/>
          <w:b/>
          <w:bCs/>
          <w:lang w:val="en-US"/>
        </w:rPr>
        <w:t>null hypothesis</w:t>
      </w:r>
      <w:r>
        <w:rPr>
          <w:rFonts w:ascii="Arial" w:hAnsi="Arial" w:cs="Arial"/>
          <w:lang w:val="en-US"/>
        </w:rPr>
        <w:t xml:space="preserve"> </w:t>
      </w:r>
      <w:r w:rsidRPr="0062718E">
        <w:rPr>
          <w:rFonts w:ascii="Arial" w:hAnsi="Arial" w:cs="Arial"/>
          <w:b/>
          <w:bCs/>
          <w:lang w:val="en-US"/>
        </w:rPr>
        <w:t>H</w:t>
      </w:r>
      <w:r w:rsidR="0062718E" w:rsidRPr="0062718E">
        <w:rPr>
          <w:rFonts w:ascii="Arial" w:hAnsi="Arial" w:cs="Arial"/>
          <w:b/>
          <w:bCs/>
          <w:vertAlign w:val="subscript"/>
          <w:lang w:val="en-US"/>
        </w:rPr>
        <w:t>0</w:t>
      </w:r>
      <w:r w:rsidRPr="0062718E">
        <w:rPr>
          <w:rFonts w:ascii="Arial" w:hAnsi="Arial" w:cs="Arial"/>
          <w:b/>
          <w:bCs/>
          <w:lang w:val="en-US"/>
        </w:rPr>
        <w:t xml:space="preserve"> </w:t>
      </w:r>
      <w:r w:rsidR="0062718E" w:rsidRPr="0062718E">
        <w:rPr>
          <w:rFonts w:ascii="Arial" w:hAnsi="Arial" w:cs="Arial"/>
          <w:b/>
          <w:bCs/>
          <w:lang w:val="en-US"/>
        </w:rPr>
        <w:t>is rejected</w:t>
      </w:r>
      <w:r w:rsidR="0062718E">
        <w:rPr>
          <w:rFonts w:ascii="Arial" w:hAnsi="Arial" w:cs="Arial"/>
          <w:lang w:val="en-US"/>
        </w:rPr>
        <w:t xml:space="preserve">, </w:t>
      </w:r>
      <w:r w:rsidR="00F12558">
        <w:rPr>
          <w:rFonts w:ascii="Arial" w:hAnsi="Arial" w:cs="Arial"/>
          <w:lang w:val="en-US"/>
        </w:rPr>
        <w:t>while there is evidence that</w:t>
      </w:r>
      <w:r w:rsidR="0062718E">
        <w:rPr>
          <w:rFonts w:ascii="Arial" w:hAnsi="Arial" w:cs="Arial"/>
          <w:lang w:val="en-US"/>
        </w:rPr>
        <w:t xml:space="preserve"> the </w:t>
      </w:r>
      <w:r w:rsidR="0062718E" w:rsidRPr="0062718E">
        <w:rPr>
          <w:rFonts w:ascii="Arial" w:hAnsi="Arial" w:cs="Arial"/>
          <w:b/>
          <w:bCs/>
          <w:lang w:val="en-US"/>
        </w:rPr>
        <w:t>alternative hypothesis H</w:t>
      </w:r>
      <w:r w:rsidR="0062718E" w:rsidRPr="0062718E">
        <w:rPr>
          <w:rFonts w:ascii="Arial" w:hAnsi="Arial" w:cs="Arial"/>
          <w:b/>
          <w:bCs/>
          <w:vertAlign w:val="subscript"/>
          <w:lang w:val="en-US"/>
        </w:rPr>
        <w:t xml:space="preserve">A </w:t>
      </w:r>
      <w:r w:rsidR="0062718E" w:rsidRPr="0062718E">
        <w:rPr>
          <w:rFonts w:ascii="Arial" w:hAnsi="Arial" w:cs="Arial"/>
          <w:b/>
          <w:bCs/>
          <w:lang w:val="en-US"/>
        </w:rPr>
        <w:t>is supported</w:t>
      </w:r>
      <w:r w:rsidR="0062718E">
        <w:rPr>
          <w:rFonts w:ascii="Arial" w:hAnsi="Arial" w:cs="Arial"/>
          <w:lang w:val="en-US"/>
        </w:rPr>
        <w:t>.</w:t>
      </w:r>
      <w:ins w:id="88" w:author="George Magoulas" w:date="2022-09-15T00:02:00Z">
        <w:r w:rsidR="00D346BD">
          <w:rPr>
            <w:rFonts w:ascii="Arial" w:hAnsi="Arial" w:cs="Arial"/>
            <w:lang w:val="en-US"/>
          </w:rPr>
          <w:t xml:space="preserve"> What does that mean for image reconstruction? Make link with next section.</w:t>
        </w:r>
      </w:ins>
    </w:p>
    <w:p w14:paraId="2C7AD772" w14:textId="7FA7F472" w:rsidR="001470B9" w:rsidRDefault="001470B9" w:rsidP="001470B9"/>
    <w:p w14:paraId="6959B6EB" w14:textId="0484DA2B" w:rsidR="001470B9" w:rsidRPr="001470B9" w:rsidRDefault="00F349D5" w:rsidP="00F349D5">
      <w:pPr>
        <w:pStyle w:val="Heading2"/>
      </w:pPr>
      <w:bookmarkStart w:id="89" w:name="_Toc113560279"/>
      <w:r>
        <w:t>7.4 Visual Results</w:t>
      </w:r>
      <w:bookmarkEnd w:id="89"/>
    </w:p>
    <w:p w14:paraId="3647B11D" w14:textId="77777777" w:rsidR="00D82147" w:rsidRDefault="00D82147" w:rsidP="00C1565B">
      <w:pPr>
        <w:spacing w:line="276" w:lineRule="auto"/>
        <w:rPr>
          <w:rFonts w:ascii="Arial" w:hAnsi="Arial" w:cs="Arial"/>
        </w:rPr>
      </w:pPr>
    </w:p>
    <w:p w14:paraId="68207059" w14:textId="68FD095B" w:rsidR="00483C8C" w:rsidRDefault="00EA63DE" w:rsidP="00C1565B">
      <w:pPr>
        <w:spacing w:line="276" w:lineRule="auto"/>
        <w:rPr>
          <w:rFonts w:ascii="Arial" w:hAnsi="Arial" w:cs="Arial"/>
        </w:rPr>
      </w:pPr>
      <w:r>
        <w:rPr>
          <w:rFonts w:ascii="Arial" w:hAnsi="Arial" w:cs="Arial"/>
        </w:rPr>
        <w:t>At this point, it is prudent to present the visual results produced by the algorithm, i.e., the images produced for all three operators at various stages of the runs.</w:t>
      </w:r>
      <w:r w:rsidR="00EE78AB">
        <w:rPr>
          <w:rFonts w:ascii="Arial" w:hAnsi="Arial" w:cs="Arial"/>
        </w:rPr>
        <w:t xml:space="preserve"> </w:t>
      </w:r>
      <w:r w:rsidR="00C96FDA">
        <w:rPr>
          <w:rFonts w:ascii="Arial" w:hAnsi="Arial" w:cs="Arial"/>
        </w:rPr>
        <w:t>First, the original image to be reconstructed is presented, followed by the generated images.</w:t>
      </w:r>
    </w:p>
    <w:p w14:paraId="1EE5AAED" w14:textId="6BDB0CE7" w:rsidR="009B0A9D" w:rsidRDefault="009B0A9D" w:rsidP="00C1565B">
      <w:pPr>
        <w:spacing w:line="276" w:lineRule="auto"/>
        <w:rPr>
          <w:rFonts w:ascii="Arial" w:hAnsi="Arial" w:cs="Arial"/>
        </w:rPr>
      </w:pPr>
    </w:p>
    <w:p w14:paraId="7411E65B" w14:textId="77777777" w:rsidR="009B0A9D" w:rsidRDefault="009B0A9D" w:rsidP="009B0A9D">
      <w:pPr>
        <w:keepNext/>
        <w:spacing w:line="276" w:lineRule="auto"/>
        <w:jc w:val="center"/>
      </w:pPr>
      <w:r>
        <w:rPr>
          <w:rFonts w:ascii="Arial" w:hAnsi="Arial" w:cs="Arial"/>
          <w:noProof/>
        </w:rPr>
        <w:lastRenderedPageBreak/>
        <w:drawing>
          <wp:inline distT="0" distB="0" distL="0" distR="0" wp14:anchorId="46213992" wp14:editId="2CA8EB4F">
            <wp:extent cx="2223820" cy="222382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116" cy="2276116"/>
                    </a:xfrm>
                    <a:prstGeom prst="rect">
                      <a:avLst/>
                    </a:prstGeom>
                    <a:noFill/>
                    <a:ln>
                      <a:noFill/>
                    </a:ln>
                  </pic:spPr>
                </pic:pic>
              </a:graphicData>
            </a:graphic>
          </wp:inline>
        </w:drawing>
      </w:r>
    </w:p>
    <w:p w14:paraId="4D8AECB5" w14:textId="206E225D" w:rsidR="009B0A9D" w:rsidRPr="009B0A9D" w:rsidRDefault="009B0A9D" w:rsidP="009B0A9D">
      <w:pPr>
        <w:pStyle w:val="Caption"/>
        <w:jc w:val="center"/>
        <w:rPr>
          <w:rFonts w:ascii="Arial" w:hAnsi="Arial" w:cs="Arial"/>
          <w:color w:val="auto"/>
        </w:rPr>
      </w:pPr>
      <w:r w:rsidRPr="009B0A9D">
        <w:rPr>
          <w:rFonts w:ascii="Arial" w:hAnsi="Arial" w:cs="Arial"/>
          <w:color w:val="auto"/>
        </w:rPr>
        <w:t>Figure</w:t>
      </w:r>
      <w:r>
        <w:rPr>
          <w:rFonts w:ascii="Arial" w:hAnsi="Arial" w:cs="Arial"/>
          <w:color w:val="auto"/>
        </w:rPr>
        <w:t xml:space="preserve"> 28</w:t>
      </w:r>
      <w:r w:rsidRPr="009B0A9D">
        <w:rPr>
          <w:rFonts w:ascii="Arial" w:hAnsi="Arial" w:cs="Arial"/>
          <w:color w:val="auto"/>
        </w:rPr>
        <w:t>.</w:t>
      </w:r>
      <w:r>
        <w:rPr>
          <w:rFonts w:ascii="Arial" w:hAnsi="Arial" w:cs="Arial"/>
          <w:color w:val="auto"/>
        </w:rPr>
        <w:t xml:space="preserve"> </w:t>
      </w:r>
      <w:r w:rsidRPr="009B0A9D">
        <w:rPr>
          <w:rFonts w:ascii="Arial" w:hAnsi="Arial" w:cs="Arial"/>
          <w:color w:val="auto"/>
        </w:rPr>
        <w:t>Original image to be reconstructed.</w:t>
      </w:r>
    </w:p>
    <w:p w14:paraId="626122D7" w14:textId="77777777" w:rsidR="00483C8C" w:rsidRDefault="00483C8C">
      <w:pPr>
        <w:rPr>
          <w:rFonts w:ascii="Arial" w:hAnsi="Arial" w:cs="Arial"/>
        </w:rPr>
      </w:pPr>
    </w:p>
    <w:p w14:paraId="05D3A43E" w14:textId="77777777" w:rsidR="00E149F3" w:rsidRDefault="00E149F3" w:rsidP="00E149F3">
      <w:pPr>
        <w:keepNext/>
        <w:jc w:val="center"/>
      </w:pPr>
      <w:r>
        <w:rPr>
          <w:rFonts w:ascii="Arial" w:hAnsi="Arial" w:cs="Arial"/>
          <w:noProof/>
        </w:rPr>
        <w:drawing>
          <wp:inline distT="0" distB="0" distL="0" distR="0" wp14:anchorId="436E9DF9" wp14:editId="16638E84">
            <wp:extent cx="57245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4673BC9B" w14:textId="77777777" w:rsidR="00E149F3" w:rsidRDefault="00E149F3" w:rsidP="00E149F3">
      <w:pPr>
        <w:pStyle w:val="Caption"/>
        <w:jc w:val="center"/>
        <w:rPr>
          <w:rFonts w:ascii="Arial" w:hAnsi="Arial" w:cs="Arial"/>
          <w:color w:val="auto"/>
        </w:rPr>
      </w:pPr>
    </w:p>
    <w:p w14:paraId="23508E8E" w14:textId="41E0000B" w:rsidR="00E149F3" w:rsidRDefault="00E149F3" w:rsidP="00E149F3">
      <w:pPr>
        <w:pStyle w:val="Caption"/>
        <w:jc w:val="center"/>
        <w:rPr>
          <w:rFonts w:ascii="Arial" w:hAnsi="Arial" w:cs="Arial"/>
          <w:color w:val="auto"/>
        </w:rPr>
      </w:pPr>
      <w:r w:rsidRPr="00E149F3">
        <w:rPr>
          <w:rFonts w:ascii="Arial" w:hAnsi="Arial" w:cs="Arial"/>
          <w:color w:val="auto"/>
        </w:rPr>
        <w:t>Figure 2</w:t>
      </w:r>
      <w:r w:rsidR="009B0A9D">
        <w:rPr>
          <w:rFonts w:ascii="Arial" w:hAnsi="Arial" w:cs="Arial"/>
          <w:color w:val="auto"/>
        </w:rPr>
        <w:t>9</w:t>
      </w:r>
      <w:r w:rsidRPr="00E149F3">
        <w:rPr>
          <w:rFonts w:ascii="Arial" w:hAnsi="Arial" w:cs="Arial"/>
          <w:color w:val="auto"/>
        </w:rPr>
        <w:t xml:space="preserve">. Images generated </w:t>
      </w:r>
      <w:r w:rsidR="00F124E6" w:rsidRPr="00E149F3">
        <w:rPr>
          <w:rFonts w:ascii="Arial" w:hAnsi="Arial" w:cs="Arial"/>
          <w:color w:val="auto"/>
        </w:rPr>
        <w:t>per 100 generations</w:t>
      </w:r>
      <w:r w:rsidRPr="00E149F3">
        <w:rPr>
          <w:rFonts w:ascii="Arial" w:hAnsi="Arial" w:cs="Arial"/>
          <w:color w:val="auto"/>
        </w:rPr>
        <w:t xml:space="preserve"> using the single-point crossover method.</w:t>
      </w:r>
    </w:p>
    <w:p w14:paraId="59029C58" w14:textId="5434C9D0" w:rsidR="00E149F3" w:rsidRDefault="00E149F3" w:rsidP="00E149F3"/>
    <w:p w14:paraId="082F1558" w14:textId="7F8344B7" w:rsidR="00E149F3" w:rsidRDefault="00E149F3" w:rsidP="00E149F3">
      <w:pPr>
        <w:jc w:val="center"/>
      </w:pPr>
      <w:r>
        <w:rPr>
          <w:noProof/>
        </w:rPr>
        <w:drawing>
          <wp:inline distT="0" distB="0" distL="0" distR="0" wp14:anchorId="2C0611AA" wp14:editId="0B8B6730">
            <wp:extent cx="5727700" cy="23628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54D96EE1" w14:textId="77777777" w:rsidR="00E149F3" w:rsidRDefault="00E149F3" w:rsidP="00E149F3">
      <w:pPr>
        <w:pStyle w:val="Caption"/>
        <w:jc w:val="center"/>
        <w:rPr>
          <w:rFonts w:ascii="Arial" w:hAnsi="Arial" w:cs="Arial"/>
          <w:color w:val="auto"/>
        </w:rPr>
      </w:pPr>
    </w:p>
    <w:p w14:paraId="3C9885F2" w14:textId="5880219A" w:rsidR="00E149F3" w:rsidRDefault="00E149F3" w:rsidP="00E149F3">
      <w:pPr>
        <w:pStyle w:val="Caption"/>
        <w:jc w:val="center"/>
        <w:rPr>
          <w:rFonts w:ascii="Arial" w:hAnsi="Arial" w:cs="Arial"/>
          <w:color w:val="auto"/>
        </w:rPr>
      </w:pPr>
      <w:r w:rsidRPr="00E149F3">
        <w:rPr>
          <w:rFonts w:ascii="Arial" w:hAnsi="Arial" w:cs="Arial"/>
          <w:color w:val="auto"/>
        </w:rPr>
        <w:t xml:space="preserve">Figure </w:t>
      </w:r>
      <w:r w:rsidR="009B0A9D">
        <w:rPr>
          <w:rFonts w:ascii="Arial" w:hAnsi="Arial" w:cs="Arial"/>
          <w:color w:val="auto"/>
        </w:rPr>
        <w:t>30</w:t>
      </w:r>
      <w:r w:rsidRPr="00E149F3">
        <w:rPr>
          <w:rFonts w:ascii="Arial" w:hAnsi="Arial" w:cs="Arial"/>
          <w:color w:val="auto"/>
        </w:rPr>
        <w:t xml:space="preserve">. Images generated per 100 generations using the </w:t>
      </w:r>
      <w:r>
        <w:rPr>
          <w:rFonts w:ascii="Arial" w:hAnsi="Arial" w:cs="Arial"/>
          <w:color w:val="auto"/>
        </w:rPr>
        <w:t>double</w:t>
      </w:r>
      <w:r w:rsidRPr="00E149F3">
        <w:rPr>
          <w:rFonts w:ascii="Arial" w:hAnsi="Arial" w:cs="Arial"/>
          <w:color w:val="auto"/>
        </w:rPr>
        <w:t>-point crossover method.</w:t>
      </w:r>
    </w:p>
    <w:p w14:paraId="6C3C7557" w14:textId="2E58B3E1" w:rsidR="00E149F3" w:rsidRDefault="00E149F3" w:rsidP="00E149F3">
      <w:pPr>
        <w:jc w:val="center"/>
      </w:pPr>
      <w:r>
        <w:rPr>
          <w:noProof/>
        </w:rPr>
        <w:lastRenderedPageBreak/>
        <w:drawing>
          <wp:inline distT="0" distB="0" distL="0" distR="0" wp14:anchorId="04F9882F" wp14:editId="2F85C8F7">
            <wp:extent cx="5727700" cy="23628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1BF9822D" w14:textId="4E03BE1B" w:rsidR="00E149F3" w:rsidRDefault="00E149F3" w:rsidP="00E149F3">
      <w:pPr>
        <w:jc w:val="center"/>
      </w:pPr>
    </w:p>
    <w:p w14:paraId="391B29DD" w14:textId="1FF717D7" w:rsidR="00E149F3" w:rsidRDefault="00E149F3" w:rsidP="00E149F3">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w:t>
      </w:r>
      <w:r w:rsidR="009B0A9D">
        <w:rPr>
          <w:rFonts w:ascii="Arial" w:hAnsi="Arial" w:cs="Arial"/>
          <w:color w:val="auto"/>
        </w:rPr>
        <w:t>1</w:t>
      </w:r>
      <w:r w:rsidRPr="00E149F3">
        <w:rPr>
          <w:rFonts w:ascii="Arial" w:hAnsi="Arial" w:cs="Arial"/>
          <w:color w:val="auto"/>
        </w:rPr>
        <w:t xml:space="preserve">. Images generated per 100 generations using the </w:t>
      </w:r>
      <w:r>
        <w:rPr>
          <w:rFonts w:ascii="Arial" w:hAnsi="Arial" w:cs="Arial"/>
          <w:color w:val="auto"/>
        </w:rPr>
        <w:t>uniform</w:t>
      </w:r>
      <w:r w:rsidRPr="00E149F3">
        <w:rPr>
          <w:rFonts w:ascii="Arial" w:hAnsi="Arial" w:cs="Arial"/>
          <w:color w:val="auto"/>
        </w:rPr>
        <w:t xml:space="preserve"> crossover method.</w:t>
      </w:r>
    </w:p>
    <w:p w14:paraId="00A0EFC6" w14:textId="0718B8C3" w:rsidR="00E149F3" w:rsidRDefault="00542AC1" w:rsidP="00D34C8F">
      <w:pPr>
        <w:spacing w:line="276" w:lineRule="auto"/>
        <w:jc w:val="both"/>
        <w:rPr>
          <w:rFonts w:ascii="Arial" w:hAnsi="Arial" w:cs="Arial"/>
        </w:rPr>
      </w:pPr>
      <w:r>
        <w:rPr>
          <w:rFonts w:ascii="Arial" w:hAnsi="Arial" w:cs="Arial"/>
        </w:rPr>
        <w:t>The set of images used above were randomly selected from a big set of images that have been produced by the algorithm throughout the 200 runs.</w:t>
      </w:r>
      <w:r w:rsidR="00D34C8F">
        <w:rPr>
          <w:rFonts w:ascii="Arial" w:hAnsi="Arial" w:cs="Arial"/>
        </w:rPr>
        <w:t xml:space="preserve"> On average, from all the crossover methods used by the algorithm, the results produced had 24</w:t>
      </w:r>
      <w:r w:rsidR="00CF22FB">
        <w:rPr>
          <w:rFonts w:ascii="Arial" w:hAnsi="Arial" w:cs="Arial"/>
        </w:rPr>
        <w:t>7</w:t>
      </w:r>
      <w:r w:rsidR="00D34C8F">
        <w:rPr>
          <w:rFonts w:ascii="Arial" w:hAnsi="Arial" w:cs="Arial"/>
        </w:rPr>
        <w:t xml:space="preserve"> errors, i.e., pixels that did not match the original image. Also, it is evident that during the first 500 generations the quality of the image significantly improves, without much difference observed after that point</w:t>
      </w:r>
      <w:r w:rsidR="00CF22FB">
        <w:rPr>
          <w:rFonts w:ascii="Arial" w:hAnsi="Arial" w:cs="Arial"/>
        </w:rPr>
        <w:t>,</w:t>
      </w:r>
      <w:r w:rsidR="00D34C8F">
        <w:rPr>
          <w:rFonts w:ascii="Arial" w:hAnsi="Arial" w:cs="Arial"/>
        </w:rPr>
        <w:t xml:space="preserve"> till completion of the run</w:t>
      </w:r>
      <w:r w:rsidR="00EA57FF">
        <w:rPr>
          <w:rFonts w:ascii="Arial" w:hAnsi="Arial" w:cs="Arial"/>
        </w:rPr>
        <w:t>s</w:t>
      </w:r>
      <w:r w:rsidR="00D34C8F">
        <w:rPr>
          <w:rFonts w:ascii="Arial" w:hAnsi="Arial" w:cs="Arial"/>
        </w:rPr>
        <w:t xml:space="preserve">, which </w:t>
      </w:r>
      <w:r w:rsidR="00EA57FF">
        <w:rPr>
          <w:rFonts w:ascii="Arial" w:hAnsi="Arial" w:cs="Arial"/>
        </w:rPr>
        <w:t xml:space="preserve">confirms the statement made earlier; after the initial </w:t>
      </w:r>
      <w:r w:rsidR="00CF22FB">
        <w:rPr>
          <w:rFonts w:ascii="Arial" w:hAnsi="Arial" w:cs="Arial"/>
        </w:rPr>
        <w:t>spike in</w:t>
      </w:r>
      <w:r w:rsidR="00EA57FF">
        <w:rPr>
          <w:rFonts w:ascii="Arial" w:hAnsi="Arial" w:cs="Arial"/>
        </w:rPr>
        <w:t xml:space="preserve"> maximum fitness, the results start converging with </w:t>
      </w:r>
      <w:r w:rsidR="0059475C">
        <w:rPr>
          <w:rFonts w:ascii="Arial" w:hAnsi="Arial" w:cs="Arial"/>
        </w:rPr>
        <w:t>a potential small</w:t>
      </w:r>
      <w:r w:rsidR="00EA57FF">
        <w:rPr>
          <w:rFonts w:ascii="Arial" w:hAnsi="Arial" w:cs="Arial"/>
        </w:rPr>
        <w:t xml:space="preserve"> increase in overall fitness. </w:t>
      </w:r>
      <w:r w:rsidR="003F4AFE">
        <w:rPr>
          <w:rFonts w:ascii="Arial" w:hAnsi="Arial" w:cs="Arial"/>
        </w:rPr>
        <w:t>To further establish these results, the algorithm was allowed to run for 10000 generations for each crossover method. The results are presented below.</w:t>
      </w:r>
    </w:p>
    <w:p w14:paraId="5F21F383" w14:textId="3487D6CF" w:rsidR="00D10FCE" w:rsidRDefault="00D10FCE" w:rsidP="00D34C8F">
      <w:pPr>
        <w:spacing w:line="276" w:lineRule="auto"/>
        <w:jc w:val="both"/>
        <w:rPr>
          <w:rFonts w:ascii="Arial" w:hAnsi="Arial" w:cs="Arial"/>
        </w:rPr>
      </w:pPr>
    </w:p>
    <w:p w14:paraId="5A48A474" w14:textId="4B428BD8" w:rsidR="00D10FCE" w:rsidRDefault="00D10FCE" w:rsidP="00D10FCE">
      <w:pPr>
        <w:spacing w:line="276" w:lineRule="auto"/>
        <w:jc w:val="center"/>
        <w:rPr>
          <w:rFonts w:ascii="Arial" w:hAnsi="Arial" w:cs="Arial"/>
        </w:rPr>
      </w:pPr>
      <w:r w:rsidRPr="00D10FCE">
        <w:rPr>
          <w:rFonts w:ascii="Arial" w:hAnsi="Arial" w:cs="Arial"/>
          <w:noProof/>
        </w:rPr>
        <w:drawing>
          <wp:inline distT="0" distB="0" distL="0" distR="0" wp14:anchorId="64A193FD" wp14:editId="673083F0">
            <wp:extent cx="3657330" cy="2743200"/>
            <wp:effectExtent l="0" t="0" r="63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41"/>
                    <a:stretch>
                      <a:fillRect/>
                    </a:stretch>
                  </pic:blipFill>
                  <pic:spPr>
                    <a:xfrm>
                      <a:off x="0" y="0"/>
                      <a:ext cx="3657330" cy="2743200"/>
                    </a:xfrm>
                    <a:prstGeom prst="rect">
                      <a:avLst/>
                    </a:prstGeom>
                  </pic:spPr>
                </pic:pic>
              </a:graphicData>
            </a:graphic>
          </wp:inline>
        </w:drawing>
      </w:r>
    </w:p>
    <w:p w14:paraId="52FBA865" w14:textId="6A5BC1D1" w:rsidR="00D10FCE" w:rsidRDefault="00D10FCE" w:rsidP="00D10FCE">
      <w:pPr>
        <w:spacing w:line="276" w:lineRule="auto"/>
        <w:jc w:val="center"/>
        <w:rPr>
          <w:rFonts w:ascii="Arial" w:hAnsi="Arial" w:cs="Arial"/>
        </w:rPr>
      </w:pPr>
      <w:r w:rsidRPr="00D10FCE">
        <w:rPr>
          <w:rFonts w:ascii="Arial" w:hAnsi="Arial" w:cs="Arial"/>
          <w:noProof/>
        </w:rPr>
        <w:lastRenderedPageBreak/>
        <w:drawing>
          <wp:inline distT="0" distB="0" distL="0" distR="0" wp14:anchorId="32801E63" wp14:editId="24AF0B93">
            <wp:extent cx="3657330" cy="2743200"/>
            <wp:effectExtent l="0" t="0" r="63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2"/>
                    <a:stretch>
                      <a:fillRect/>
                    </a:stretch>
                  </pic:blipFill>
                  <pic:spPr>
                    <a:xfrm>
                      <a:off x="0" y="0"/>
                      <a:ext cx="3657330" cy="2743200"/>
                    </a:xfrm>
                    <a:prstGeom prst="rect">
                      <a:avLst/>
                    </a:prstGeom>
                  </pic:spPr>
                </pic:pic>
              </a:graphicData>
            </a:graphic>
          </wp:inline>
        </w:drawing>
      </w:r>
    </w:p>
    <w:p w14:paraId="4174303D" w14:textId="77777777" w:rsidR="00D10FCE" w:rsidRDefault="00D10FCE" w:rsidP="00D10FCE">
      <w:pPr>
        <w:keepNext/>
        <w:spacing w:line="276" w:lineRule="auto"/>
        <w:jc w:val="center"/>
      </w:pPr>
      <w:r w:rsidRPr="00D10FCE">
        <w:rPr>
          <w:rFonts w:ascii="Arial" w:hAnsi="Arial" w:cs="Arial"/>
          <w:noProof/>
        </w:rPr>
        <w:drawing>
          <wp:inline distT="0" distB="0" distL="0" distR="0" wp14:anchorId="3860E964" wp14:editId="48789C43">
            <wp:extent cx="3657330" cy="2743200"/>
            <wp:effectExtent l="0" t="0" r="63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3"/>
                    <a:stretch>
                      <a:fillRect/>
                    </a:stretch>
                  </pic:blipFill>
                  <pic:spPr>
                    <a:xfrm>
                      <a:off x="0" y="0"/>
                      <a:ext cx="3657330" cy="2743200"/>
                    </a:xfrm>
                    <a:prstGeom prst="rect">
                      <a:avLst/>
                    </a:prstGeom>
                  </pic:spPr>
                </pic:pic>
              </a:graphicData>
            </a:graphic>
          </wp:inline>
        </w:drawing>
      </w:r>
    </w:p>
    <w:p w14:paraId="5D2770B3" w14:textId="7F7BAFC4" w:rsidR="00D10FCE" w:rsidRPr="00D10FCE" w:rsidRDefault="00D10FCE" w:rsidP="00D10FCE">
      <w:pPr>
        <w:pStyle w:val="Caption"/>
        <w:jc w:val="center"/>
        <w:rPr>
          <w:rFonts w:ascii="Arial" w:hAnsi="Arial" w:cs="Arial"/>
          <w:color w:val="auto"/>
        </w:rPr>
      </w:pPr>
      <w:r w:rsidRPr="00D10FCE">
        <w:rPr>
          <w:color w:val="auto"/>
        </w:rPr>
        <w:t xml:space="preserve">Figure </w:t>
      </w:r>
      <w:r w:rsidRPr="00D10FCE">
        <w:rPr>
          <w:color w:val="auto"/>
        </w:rPr>
        <w:fldChar w:fldCharType="begin"/>
      </w:r>
      <w:r w:rsidRPr="00D10FCE">
        <w:rPr>
          <w:color w:val="auto"/>
        </w:rPr>
        <w:instrText xml:space="preserve"> SEQ Figure \* ARABIC </w:instrText>
      </w:r>
      <w:r w:rsidRPr="00D10FCE">
        <w:rPr>
          <w:color w:val="auto"/>
        </w:rPr>
        <w:fldChar w:fldCharType="separate"/>
      </w:r>
      <w:r w:rsidR="00465FCF">
        <w:rPr>
          <w:noProof/>
          <w:color w:val="auto"/>
        </w:rPr>
        <w:t>3</w:t>
      </w:r>
      <w:r w:rsidRPr="00D10FCE">
        <w:rPr>
          <w:color w:val="auto"/>
        </w:rPr>
        <w:fldChar w:fldCharType="end"/>
      </w:r>
      <w:r w:rsidRPr="00D10FCE">
        <w:rPr>
          <w:color w:val="auto"/>
        </w:rPr>
        <w:t>2. Algorithmic runs using parameters in Table 2 for 10000 generations.</w:t>
      </w:r>
      <w:r w:rsidR="009711A1">
        <w:rPr>
          <w:color w:val="auto"/>
        </w:rPr>
        <w:t xml:space="preserve"> Top; single-point crossover, middle: double-point crossover, bottom; uniform crossover.</w:t>
      </w:r>
    </w:p>
    <w:p w14:paraId="5E565E19" w14:textId="3A8BA8C6" w:rsidR="00483C8C" w:rsidRDefault="00C5040A" w:rsidP="00FF2C9D">
      <w:pPr>
        <w:spacing w:line="276" w:lineRule="auto"/>
        <w:jc w:val="both"/>
        <w:rPr>
          <w:rFonts w:ascii="Arial" w:hAnsi="Arial" w:cs="Arial"/>
        </w:rPr>
      </w:pPr>
      <w:r>
        <w:rPr>
          <w:rFonts w:ascii="Arial" w:hAnsi="Arial" w:cs="Arial"/>
        </w:rPr>
        <w:t xml:space="preserve">It is </w:t>
      </w:r>
      <w:r w:rsidR="006A17CE">
        <w:rPr>
          <w:rFonts w:ascii="Arial" w:hAnsi="Arial" w:cs="Arial"/>
        </w:rPr>
        <w:t>evident</w:t>
      </w:r>
      <w:r>
        <w:rPr>
          <w:rFonts w:ascii="Arial" w:hAnsi="Arial" w:cs="Arial"/>
        </w:rPr>
        <w:t xml:space="preserve"> that after a few hundred generations no noticeable improvement has been made. The fluctuations depicted are due to mutation</w:t>
      </w:r>
      <w:r w:rsidR="00D55A1D">
        <w:rPr>
          <w:rFonts w:ascii="Arial" w:hAnsi="Arial" w:cs="Arial"/>
        </w:rPr>
        <w:t>s</w:t>
      </w:r>
      <w:r>
        <w:rPr>
          <w:rFonts w:ascii="Arial" w:hAnsi="Arial" w:cs="Arial"/>
        </w:rPr>
        <w:t xml:space="preserve"> which disrupt the population and insert new genes to the gene pool. However, not all mutations are beneficial. In any case, maximum fitness </w:t>
      </w:r>
      <w:r w:rsidR="005A6025">
        <w:rPr>
          <w:rFonts w:ascii="Arial" w:hAnsi="Arial" w:cs="Arial"/>
        </w:rPr>
        <w:t>stagnates</w:t>
      </w:r>
      <w:r>
        <w:rPr>
          <w:rFonts w:ascii="Arial" w:hAnsi="Arial" w:cs="Arial"/>
        </w:rPr>
        <w:t xml:space="preserve"> within the range 735 – 800. This means that the algorithm has reached local optima in all cases.</w:t>
      </w:r>
    </w:p>
    <w:p w14:paraId="3FDD6DC6" w14:textId="77777777" w:rsidR="00FF2C9D" w:rsidRDefault="00FF2C9D" w:rsidP="00FF2C9D">
      <w:pPr>
        <w:spacing w:line="276" w:lineRule="auto"/>
        <w:jc w:val="both"/>
        <w:rPr>
          <w:rFonts w:ascii="Arial" w:hAnsi="Arial" w:cs="Arial"/>
        </w:rPr>
      </w:pPr>
    </w:p>
    <w:p w14:paraId="390FD9F8" w14:textId="2BE70C5B" w:rsidR="00483C8C" w:rsidRDefault="00483C8C" w:rsidP="00483C8C">
      <w:pPr>
        <w:pStyle w:val="Heading2"/>
      </w:pPr>
      <w:bookmarkStart w:id="90" w:name="_Toc113560280"/>
      <w:r>
        <w:t>7.</w:t>
      </w:r>
      <w:r w:rsidR="00FF2C9D">
        <w:t>5</w:t>
      </w:r>
      <w:r>
        <w:t xml:space="preserve"> Optimisations</w:t>
      </w:r>
      <w:bookmarkEnd w:id="90"/>
    </w:p>
    <w:p w14:paraId="5A2B05F7" w14:textId="3F90AA99" w:rsidR="005A2980" w:rsidRDefault="005A2980" w:rsidP="005A2980"/>
    <w:p w14:paraId="55CE568A" w14:textId="441B697F" w:rsidR="003A6A58" w:rsidRDefault="009402EE" w:rsidP="009402EE">
      <w:pPr>
        <w:spacing w:line="276" w:lineRule="auto"/>
        <w:jc w:val="both"/>
        <w:rPr>
          <w:rFonts w:ascii="Arial" w:hAnsi="Arial" w:cs="Arial"/>
        </w:rPr>
      </w:pPr>
      <w:r>
        <w:rPr>
          <w:rFonts w:ascii="Arial" w:hAnsi="Arial" w:cs="Arial"/>
        </w:rPr>
        <w:t xml:space="preserve">Since the initial </w:t>
      </w:r>
      <w:r w:rsidR="00202792">
        <w:rPr>
          <w:rFonts w:ascii="Arial" w:hAnsi="Arial" w:cs="Arial"/>
        </w:rPr>
        <w:t>image</w:t>
      </w:r>
      <w:r>
        <w:rPr>
          <w:rFonts w:ascii="Arial" w:hAnsi="Arial" w:cs="Arial"/>
        </w:rPr>
        <w:t xml:space="preserve"> results collected (as examples shown in Figures 29, 30, and 31) are satisfactory but </w:t>
      </w:r>
      <w:r w:rsidR="00AB387B">
        <w:rPr>
          <w:rFonts w:ascii="Arial" w:hAnsi="Arial" w:cs="Arial"/>
        </w:rPr>
        <w:t xml:space="preserve">do </w:t>
      </w:r>
      <w:r>
        <w:rPr>
          <w:rFonts w:ascii="Arial" w:hAnsi="Arial" w:cs="Arial"/>
        </w:rPr>
        <w:t xml:space="preserve">not </w:t>
      </w:r>
      <w:r w:rsidR="00AB387B">
        <w:rPr>
          <w:rFonts w:ascii="Arial" w:hAnsi="Arial" w:cs="Arial"/>
        </w:rPr>
        <w:t xml:space="preserve">have </w:t>
      </w:r>
      <w:r>
        <w:rPr>
          <w:rFonts w:ascii="Arial" w:hAnsi="Arial" w:cs="Arial"/>
        </w:rPr>
        <w:t>great</w:t>
      </w:r>
      <w:r w:rsidR="00AB387B">
        <w:rPr>
          <w:rFonts w:ascii="Arial" w:hAnsi="Arial" w:cs="Arial"/>
        </w:rPr>
        <w:t xml:space="preserve"> quality</w:t>
      </w:r>
      <w:r>
        <w:rPr>
          <w:rFonts w:ascii="Arial" w:hAnsi="Arial" w:cs="Arial"/>
        </w:rPr>
        <w:t xml:space="preserve"> (average 247</w:t>
      </w:r>
      <w:r w:rsidR="003A6A58">
        <w:rPr>
          <w:rFonts w:ascii="Arial" w:hAnsi="Arial" w:cs="Arial"/>
        </w:rPr>
        <w:t>/1024</w:t>
      </w:r>
      <w:r>
        <w:rPr>
          <w:rFonts w:ascii="Arial" w:hAnsi="Arial" w:cs="Arial"/>
        </w:rPr>
        <w:t xml:space="preserve"> errors, or 24% of the total image), </w:t>
      </w:r>
      <w:r w:rsidR="003A6A58">
        <w:rPr>
          <w:rFonts w:ascii="Arial" w:hAnsi="Arial" w:cs="Arial"/>
        </w:rPr>
        <w:t xml:space="preserve">further experimentation with the parameters was required. In Table 6, the new set of parameters </w:t>
      </w:r>
      <w:r w:rsidR="000F5FE5">
        <w:rPr>
          <w:rFonts w:ascii="Arial" w:hAnsi="Arial" w:cs="Arial"/>
        </w:rPr>
        <w:t xml:space="preserve">used for testing </w:t>
      </w:r>
      <w:r w:rsidR="003A6A58">
        <w:rPr>
          <w:rFonts w:ascii="Arial" w:hAnsi="Arial" w:cs="Arial"/>
        </w:rPr>
        <w:t>is presented.</w:t>
      </w:r>
    </w:p>
    <w:p w14:paraId="4E657914" w14:textId="77777777" w:rsidR="003A6A58" w:rsidRDefault="003A6A58" w:rsidP="009402EE">
      <w:pPr>
        <w:spacing w:line="276" w:lineRule="auto"/>
        <w:jc w:val="both"/>
        <w:rPr>
          <w:rFonts w:ascii="Arial" w:hAnsi="Arial" w:cs="Arial"/>
        </w:rPr>
      </w:pPr>
    </w:p>
    <w:p w14:paraId="0BCEDD64" w14:textId="77777777" w:rsidR="003A6A58" w:rsidRPr="009402EE" w:rsidRDefault="009402EE" w:rsidP="009402EE">
      <w:pPr>
        <w:spacing w:line="276" w:lineRule="auto"/>
        <w:jc w:val="both"/>
        <w:rPr>
          <w:rFonts w:ascii="Arial" w:hAnsi="Arial" w:cs="Arial"/>
        </w:rPr>
      </w:pPr>
      <w:r>
        <w:rPr>
          <w:rFonts w:ascii="Arial" w:hAnsi="Arial" w:cs="Arial"/>
        </w:rPr>
        <w:t xml:space="preserve"> </w:t>
      </w:r>
    </w:p>
    <w:tbl>
      <w:tblPr>
        <w:tblStyle w:val="TableGrid"/>
        <w:tblW w:w="0" w:type="auto"/>
        <w:jc w:val="center"/>
        <w:tblLook w:val="04A0" w:firstRow="1" w:lastRow="0" w:firstColumn="1" w:lastColumn="0" w:noHBand="0" w:noVBand="1"/>
      </w:tblPr>
      <w:tblGrid>
        <w:gridCol w:w="2803"/>
        <w:gridCol w:w="2687"/>
      </w:tblGrid>
      <w:tr w:rsidR="003A6A58" w:rsidRPr="00584CC9" w14:paraId="01F8AA09" w14:textId="77777777" w:rsidTr="00E208A2">
        <w:trPr>
          <w:trHeight w:val="413"/>
          <w:jc w:val="center"/>
        </w:trPr>
        <w:tc>
          <w:tcPr>
            <w:tcW w:w="2803" w:type="dxa"/>
            <w:tcBorders>
              <w:top w:val="single" w:sz="4" w:space="0" w:color="auto"/>
              <w:left w:val="single" w:sz="4" w:space="0" w:color="auto"/>
              <w:bottom w:val="single" w:sz="4" w:space="0" w:color="auto"/>
              <w:right w:val="single" w:sz="4" w:space="0" w:color="auto"/>
            </w:tcBorders>
            <w:vAlign w:val="center"/>
          </w:tcPr>
          <w:p w14:paraId="1A0FEE3E" w14:textId="601B51BA" w:rsidR="003A6A58" w:rsidRPr="00803D0B" w:rsidRDefault="00803D0B" w:rsidP="00E208A2">
            <w:pPr>
              <w:jc w:val="center"/>
              <w:rPr>
                <w:rFonts w:ascii="Arial" w:eastAsiaTheme="majorEastAsia" w:hAnsi="Arial" w:cs="Arial"/>
                <w:b/>
                <w:bCs/>
                <w:lang w:val="en-US"/>
              </w:rPr>
            </w:pPr>
            <w:r w:rsidRPr="00803D0B">
              <w:rPr>
                <w:rFonts w:ascii="Arial" w:eastAsiaTheme="majorEastAsia" w:hAnsi="Arial" w:cs="Arial"/>
                <w:b/>
                <w:bCs/>
                <w:lang w:val="en-US"/>
              </w:rPr>
              <w:lastRenderedPageBreak/>
              <w:t>Operator</w:t>
            </w:r>
          </w:p>
        </w:tc>
        <w:tc>
          <w:tcPr>
            <w:tcW w:w="2687" w:type="dxa"/>
            <w:tcBorders>
              <w:left w:val="single" w:sz="4" w:space="0" w:color="auto"/>
              <w:bottom w:val="single" w:sz="4" w:space="0" w:color="auto"/>
            </w:tcBorders>
            <w:vAlign w:val="center"/>
          </w:tcPr>
          <w:p w14:paraId="70337ABD" w14:textId="77777777" w:rsidR="003A6A58" w:rsidRPr="00803D0B" w:rsidRDefault="003A6A58" w:rsidP="00E208A2">
            <w:pPr>
              <w:jc w:val="center"/>
              <w:rPr>
                <w:rFonts w:ascii="Arial" w:eastAsiaTheme="majorEastAsia" w:hAnsi="Arial" w:cs="Arial"/>
                <w:b/>
                <w:bCs/>
                <w:lang w:val="en-US"/>
              </w:rPr>
            </w:pPr>
            <w:r w:rsidRPr="00803D0B">
              <w:rPr>
                <w:rFonts w:ascii="Arial" w:eastAsiaTheme="majorEastAsia" w:hAnsi="Arial" w:cs="Arial"/>
                <w:b/>
                <w:bCs/>
                <w:lang w:val="en-US"/>
              </w:rPr>
              <w:t>Value</w:t>
            </w:r>
          </w:p>
        </w:tc>
      </w:tr>
      <w:tr w:rsidR="003A6A58" w:rsidRPr="00584CC9" w14:paraId="428DD0E9" w14:textId="77777777" w:rsidTr="00E208A2">
        <w:trPr>
          <w:trHeight w:val="440"/>
          <w:jc w:val="center"/>
        </w:trPr>
        <w:tc>
          <w:tcPr>
            <w:tcW w:w="2803" w:type="dxa"/>
            <w:tcBorders>
              <w:top w:val="single" w:sz="4" w:space="0" w:color="auto"/>
              <w:left w:val="single" w:sz="4" w:space="0" w:color="auto"/>
              <w:bottom w:val="nil"/>
              <w:right w:val="single" w:sz="4" w:space="0" w:color="auto"/>
            </w:tcBorders>
            <w:vAlign w:val="center"/>
          </w:tcPr>
          <w:p w14:paraId="3B9FDB09"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Population (P)</w:t>
            </w:r>
          </w:p>
        </w:tc>
        <w:tc>
          <w:tcPr>
            <w:tcW w:w="2687" w:type="dxa"/>
            <w:tcBorders>
              <w:top w:val="single" w:sz="4" w:space="0" w:color="auto"/>
              <w:left w:val="single" w:sz="4" w:space="0" w:color="auto"/>
              <w:bottom w:val="nil"/>
              <w:right w:val="single" w:sz="4" w:space="0" w:color="auto"/>
            </w:tcBorders>
            <w:vAlign w:val="center"/>
          </w:tcPr>
          <w:p w14:paraId="7EA2B1D9" w14:textId="6144269D"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3</w:t>
            </w:r>
            <w:r w:rsidRPr="00584CC9">
              <w:rPr>
                <w:rFonts w:ascii="Arial" w:eastAsiaTheme="majorEastAsia" w:hAnsi="Arial" w:cs="Arial"/>
                <w:lang w:val="en-US"/>
              </w:rPr>
              <w:t>00</w:t>
            </w:r>
          </w:p>
        </w:tc>
      </w:tr>
      <w:tr w:rsidR="003A6A58" w:rsidRPr="00584CC9" w14:paraId="46FBAABC" w14:textId="77777777" w:rsidTr="00E208A2">
        <w:trPr>
          <w:trHeight w:val="440"/>
          <w:jc w:val="center"/>
        </w:trPr>
        <w:tc>
          <w:tcPr>
            <w:tcW w:w="2803" w:type="dxa"/>
            <w:tcBorders>
              <w:top w:val="nil"/>
              <w:left w:val="single" w:sz="4" w:space="0" w:color="auto"/>
              <w:bottom w:val="nil"/>
              <w:right w:val="single" w:sz="4" w:space="0" w:color="auto"/>
            </w:tcBorders>
            <w:vAlign w:val="center"/>
          </w:tcPr>
          <w:p w14:paraId="559456E1"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Generations (G)</w:t>
            </w:r>
          </w:p>
        </w:tc>
        <w:tc>
          <w:tcPr>
            <w:tcW w:w="2687" w:type="dxa"/>
            <w:tcBorders>
              <w:top w:val="nil"/>
              <w:left w:val="single" w:sz="4" w:space="0" w:color="auto"/>
              <w:bottom w:val="nil"/>
              <w:right w:val="single" w:sz="4" w:space="0" w:color="auto"/>
            </w:tcBorders>
            <w:vAlign w:val="center"/>
          </w:tcPr>
          <w:p w14:paraId="36D5E695" w14:textId="77777777"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10</w:t>
            </w:r>
            <w:r w:rsidRPr="00584CC9">
              <w:rPr>
                <w:rFonts w:ascii="Arial" w:eastAsiaTheme="majorEastAsia" w:hAnsi="Arial" w:cs="Arial"/>
                <w:lang w:val="en-US"/>
              </w:rPr>
              <w:t>00</w:t>
            </w:r>
          </w:p>
        </w:tc>
      </w:tr>
      <w:tr w:rsidR="003A6A58" w:rsidRPr="00584CC9" w14:paraId="7AC998CE" w14:textId="77777777" w:rsidTr="00E208A2">
        <w:trPr>
          <w:trHeight w:val="440"/>
          <w:jc w:val="center"/>
        </w:trPr>
        <w:tc>
          <w:tcPr>
            <w:tcW w:w="2803" w:type="dxa"/>
            <w:tcBorders>
              <w:top w:val="nil"/>
              <w:left w:val="single" w:sz="4" w:space="0" w:color="auto"/>
              <w:bottom w:val="nil"/>
              <w:right w:val="single" w:sz="4" w:space="0" w:color="auto"/>
            </w:tcBorders>
            <w:vAlign w:val="center"/>
          </w:tcPr>
          <w:p w14:paraId="3FD1C883"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Mutation Probability (M)</w:t>
            </w:r>
          </w:p>
        </w:tc>
        <w:tc>
          <w:tcPr>
            <w:tcW w:w="2687" w:type="dxa"/>
            <w:tcBorders>
              <w:top w:val="nil"/>
              <w:left w:val="single" w:sz="4" w:space="0" w:color="auto"/>
              <w:bottom w:val="nil"/>
              <w:right w:val="single" w:sz="4" w:space="0" w:color="auto"/>
            </w:tcBorders>
            <w:vAlign w:val="center"/>
          </w:tcPr>
          <w:p w14:paraId="6E0617BD" w14:textId="74898B04"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0.00</w:t>
            </w:r>
            <w:r>
              <w:rPr>
                <w:rFonts w:ascii="Arial" w:eastAsiaTheme="majorEastAsia" w:hAnsi="Arial" w:cs="Arial"/>
                <w:lang w:val="en-US"/>
              </w:rPr>
              <w:t>15</w:t>
            </w:r>
          </w:p>
        </w:tc>
      </w:tr>
      <w:tr w:rsidR="003A6A58" w:rsidRPr="00584CC9" w14:paraId="32E4F398" w14:textId="77777777" w:rsidTr="00E208A2">
        <w:trPr>
          <w:trHeight w:val="440"/>
          <w:jc w:val="center"/>
        </w:trPr>
        <w:tc>
          <w:tcPr>
            <w:tcW w:w="2803" w:type="dxa"/>
            <w:tcBorders>
              <w:top w:val="nil"/>
              <w:left w:val="single" w:sz="4" w:space="0" w:color="auto"/>
              <w:bottom w:val="single" w:sz="4" w:space="0" w:color="auto"/>
              <w:right w:val="single" w:sz="4" w:space="0" w:color="auto"/>
            </w:tcBorders>
            <w:vAlign w:val="center"/>
          </w:tcPr>
          <w:p w14:paraId="22F80D73"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Elite Carry Over (E)</w:t>
            </w:r>
          </w:p>
        </w:tc>
        <w:tc>
          <w:tcPr>
            <w:tcW w:w="2687" w:type="dxa"/>
            <w:tcBorders>
              <w:top w:val="nil"/>
              <w:left w:val="single" w:sz="4" w:space="0" w:color="auto"/>
            </w:tcBorders>
            <w:vAlign w:val="center"/>
          </w:tcPr>
          <w:p w14:paraId="2128BCEF" w14:textId="31EB937D"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4</w:t>
            </w:r>
            <w:r w:rsidRPr="00584CC9">
              <w:rPr>
                <w:rFonts w:ascii="Arial" w:eastAsiaTheme="majorEastAsia" w:hAnsi="Arial" w:cs="Arial"/>
                <w:lang w:val="en-US"/>
              </w:rPr>
              <w:t>%</w:t>
            </w:r>
          </w:p>
        </w:tc>
      </w:tr>
    </w:tbl>
    <w:p w14:paraId="1461CEBC" w14:textId="0BE652B5" w:rsidR="003A6A58" w:rsidRPr="00CE16F6" w:rsidRDefault="003A6A58" w:rsidP="003A6A58">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6</w:t>
      </w:r>
      <w:r w:rsidRPr="00CE16F6">
        <w:rPr>
          <w:rFonts w:ascii="Arial" w:hAnsi="Arial" w:cs="Arial"/>
          <w:i/>
          <w:iCs/>
          <w:sz w:val="18"/>
          <w:szCs w:val="18"/>
        </w:rPr>
        <w:t xml:space="preserve">. Independent variables values for </w:t>
      </w:r>
      <w:r>
        <w:rPr>
          <w:rFonts w:ascii="Arial" w:hAnsi="Arial" w:cs="Arial"/>
          <w:i/>
          <w:iCs/>
          <w:sz w:val="18"/>
          <w:szCs w:val="18"/>
        </w:rPr>
        <w:t xml:space="preserve">optimised </w:t>
      </w:r>
      <w:r w:rsidRPr="00CE16F6">
        <w:rPr>
          <w:rFonts w:ascii="Arial" w:hAnsi="Arial" w:cs="Arial"/>
          <w:i/>
          <w:iCs/>
          <w:sz w:val="18"/>
          <w:szCs w:val="18"/>
        </w:rPr>
        <w:t>algorithm iterations</w:t>
      </w:r>
      <w:r>
        <w:rPr>
          <w:rFonts w:ascii="Arial" w:hAnsi="Arial" w:cs="Arial"/>
          <w:i/>
          <w:iCs/>
          <w:sz w:val="18"/>
          <w:szCs w:val="18"/>
        </w:rPr>
        <w:t>.</w:t>
      </w:r>
    </w:p>
    <w:p w14:paraId="2BED8F91" w14:textId="038B231E" w:rsidR="005A2980" w:rsidRPr="009402EE" w:rsidRDefault="005A2980" w:rsidP="009402EE">
      <w:pPr>
        <w:spacing w:line="276" w:lineRule="auto"/>
        <w:jc w:val="both"/>
        <w:rPr>
          <w:rFonts w:ascii="Arial" w:hAnsi="Arial" w:cs="Arial"/>
        </w:rPr>
      </w:pPr>
    </w:p>
    <w:p w14:paraId="3CB1B7A9" w14:textId="6D8B12B2" w:rsidR="00483C8C" w:rsidRDefault="003A6A58" w:rsidP="00C1565B">
      <w:pPr>
        <w:spacing w:line="276" w:lineRule="auto"/>
        <w:rPr>
          <w:rFonts w:ascii="Arial" w:hAnsi="Arial" w:cs="Arial"/>
        </w:rPr>
      </w:pPr>
      <w:r>
        <w:rPr>
          <w:rFonts w:ascii="Arial" w:hAnsi="Arial" w:cs="Arial"/>
        </w:rPr>
        <w:t>The goal with these changes were:</w:t>
      </w:r>
    </w:p>
    <w:p w14:paraId="0B59251D" w14:textId="31396AA3" w:rsidR="003A6A58" w:rsidRDefault="003A6A58" w:rsidP="003A6A58">
      <w:pPr>
        <w:pStyle w:val="ListParagraph"/>
        <w:numPr>
          <w:ilvl w:val="0"/>
          <w:numId w:val="8"/>
        </w:numPr>
        <w:spacing w:line="276" w:lineRule="auto"/>
        <w:rPr>
          <w:rFonts w:ascii="Arial" w:hAnsi="Arial" w:cs="Arial"/>
        </w:rPr>
      </w:pPr>
      <w:r>
        <w:rPr>
          <w:rFonts w:ascii="Arial" w:hAnsi="Arial" w:cs="Arial"/>
        </w:rPr>
        <w:t>Population: explore a wider area of the problem.</w:t>
      </w:r>
    </w:p>
    <w:p w14:paraId="02BCC5E9" w14:textId="06C83C47" w:rsidR="003A6A58" w:rsidRDefault="003A6A58" w:rsidP="003A6A58">
      <w:pPr>
        <w:pStyle w:val="ListParagraph"/>
        <w:numPr>
          <w:ilvl w:val="0"/>
          <w:numId w:val="8"/>
        </w:numPr>
        <w:spacing w:line="276" w:lineRule="auto"/>
        <w:rPr>
          <w:rFonts w:ascii="Arial" w:hAnsi="Arial" w:cs="Arial"/>
        </w:rPr>
      </w:pPr>
      <w:r>
        <w:rPr>
          <w:rFonts w:ascii="Arial" w:hAnsi="Arial" w:cs="Arial"/>
        </w:rPr>
        <w:t xml:space="preserve">Mutation: </w:t>
      </w:r>
      <w:r w:rsidR="001134AA">
        <w:rPr>
          <w:rFonts w:ascii="Arial" w:hAnsi="Arial" w:cs="Arial"/>
        </w:rPr>
        <w:t>slightly reduce</w:t>
      </w:r>
      <w:r>
        <w:rPr>
          <w:rFonts w:ascii="Arial" w:hAnsi="Arial" w:cs="Arial"/>
        </w:rPr>
        <w:t xml:space="preserve"> disruption to well performing individuals without risking early convergence (a bigger population sample also helps with that).</w:t>
      </w:r>
    </w:p>
    <w:p w14:paraId="019CD7E8" w14:textId="1307FF0D" w:rsidR="003A6A58" w:rsidRDefault="003A6A58" w:rsidP="003A6A58">
      <w:pPr>
        <w:pStyle w:val="ListParagraph"/>
        <w:numPr>
          <w:ilvl w:val="0"/>
          <w:numId w:val="8"/>
        </w:numPr>
        <w:spacing w:line="276" w:lineRule="auto"/>
        <w:rPr>
          <w:rFonts w:ascii="Arial" w:hAnsi="Arial" w:cs="Arial"/>
        </w:rPr>
      </w:pPr>
      <w:r>
        <w:rPr>
          <w:rFonts w:ascii="Arial" w:hAnsi="Arial" w:cs="Arial"/>
        </w:rPr>
        <w:t>Elite carry over: increase the number of well performing individuals being retained in the population unchanged.</w:t>
      </w:r>
    </w:p>
    <w:p w14:paraId="34D05A6F" w14:textId="04462DC1" w:rsidR="003A6A58" w:rsidRDefault="003A6A58" w:rsidP="003A6A58">
      <w:pPr>
        <w:spacing w:line="276" w:lineRule="auto"/>
        <w:rPr>
          <w:rFonts w:ascii="Arial" w:hAnsi="Arial" w:cs="Arial"/>
        </w:rPr>
      </w:pPr>
    </w:p>
    <w:p w14:paraId="1355F78B" w14:textId="385812E4" w:rsidR="009808A6" w:rsidRDefault="004907E5" w:rsidP="003A6A58">
      <w:pPr>
        <w:spacing w:line="276" w:lineRule="auto"/>
        <w:rPr>
          <w:rFonts w:ascii="Arial" w:hAnsi="Arial" w:cs="Arial"/>
        </w:rPr>
      </w:pPr>
      <w:r>
        <w:rPr>
          <w:rFonts w:ascii="Arial" w:hAnsi="Arial" w:cs="Arial"/>
          <w:noProof/>
        </w:rPr>
        <w:drawing>
          <wp:inline distT="0" distB="0" distL="0" distR="0" wp14:anchorId="20BB4FED" wp14:editId="1280AFB2">
            <wp:extent cx="5725160" cy="2361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736C1EA8" w14:textId="441BA2C4"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33</w:t>
      </w:r>
      <w:r w:rsidRPr="00E149F3">
        <w:rPr>
          <w:rFonts w:ascii="Arial" w:hAnsi="Arial" w:cs="Arial"/>
          <w:color w:val="auto"/>
        </w:rPr>
        <w:t>. Images generated per 100 generations using the single-point crossover method.</w:t>
      </w:r>
    </w:p>
    <w:p w14:paraId="262C048D" w14:textId="77777777" w:rsidR="004907E5" w:rsidRDefault="004907E5" w:rsidP="003A6A58">
      <w:pPr>
        <w:spacing w:line="276" w:lineRule="auto"/>
        <w:rPr>
          <w:rFonts w:ascii="Arial" w:hAnsi="Arial" w:cs="Arial"/>
        </w:rPr>
      </w:pPr>
    </w:p>
    <w:p w14:paraId="6039496B" w14:textId="7D103430" w:rsidR="004907E5" w:rsidRDefault="004907E5" w:rsidP="003A6A58">
      <w:pPr>
        <w:spacing w:line="276" w:lineRule="auto"/>
        <w:rPr>
          <w:rFonts w:ascii="Arial" w:hAnsi="Arial" w:cs="Arial"/>
        </w:rPr>
      </w:pPr>
      <w:r>
        <w:rPr>
          <w:rFonts w:ascii="Arial" w:hAnsi="Arial" w:cs="Arial"/>
          <w:noProof/>
        </w:rPr>
        <w:drawing>
          <wp:inline distT="0" distB="0" distL="0" distR="0" wp14:anchorId="09083FEA" wp14:editId="44AC66CC">
            <wp:extent cx="5725160" cy="236156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6687732F" w14:textId="5153A677"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34</w:t>
      </w:r>
      <w:r w:rsidRPr="00E149F3">
        <w:rPr>
          <w:rFonts w:ascii="Arial" w:hAnsi="Arial" w:cs="Arial"/>
          <w:color w:val="auto"/>
        </w:rPr>
        <w:t xml:space="preserve">. Images generated per 100 generations using the </w:t>
      </w:r>
      <w:r>
        <w:rPr>
          <w:rFonts w:ascii="Arial" w:hAnsi="Arial" w:cs="Arial"/>
          <w:color w:val="auto"/>
        </w:rPr>
        <w:t>double</w:t>
      </w:r>
      <w:r w:rsidRPr="00E149F3">
        <w:rPr>
          <w:rFonts w:ascii="Arial" w:hAnsi="Arial" w:cs="Arial"/>
          <w:color w:val="auto"/>
        </w:rPr>
        <w:t>-point crossover method.</w:t>
      </w:r>
    </w:p>
    <w:p w14:paraId="71AF20BA" w14:textId="77777777" w:rsidR="004907E5" w:rsidRDefault="004907E5" w:rsidP="003A6A58">
      <w:pPr>
        <w:spacing w:line="276" w:lineRule="auto"/>
        <w:rPr>
          <w:rFonts w:ascii="Arial" w:hAnsi="Arial" w:cs="Arial"/>
        </w:rPr>
      </w:pPr>
    </w:p>
    <w:p w14:paraId="0F5068ED" w14:textId="11260FE1" w:rsidR="004907E5" w:rsidRDefault="004907E5" w:rsidP="003A6A58">
      <w:pPr>
        <w:spacing w:line="276" w:lineRule="auto"/>
        <w:rPr>
          <w:rFonts w:ascii="Arial" w:hAnsi="Arial" w:cs="Arial"/>
        </w:rPr>
      </w:pPr>
      <w:r>
        <w:rPr>
          <w:rFonts w:ascii="Arial" w:hAnsi="Arial" w:cs="Arial"/>
          <w:noProof/>
        </w:rPr>
        <w:lastRenderedPageBreak/>
        <w:drawing>
          <wp:inline distT="0" distB="0" distL="0" distR="0" wp14:anchorId="6917E5C8" wp14:editId="60707A1B">
            <wp:extent cx="5725160" cy="23615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21F65C91" w14:textId="389C40E4"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35</w:t>
      </w:r>
      <w:r w:rsidRPr="00E149F3">
        <w:rPr>
          <w:rFonts w:ascii="Arial" w:hAnsi="Arial" w:cs="Arial"/>
          <w:color w:val="auto"/>
        </w:rPr>
        <w:t xml:space="preserve">. Images generated per 100 generations using the </w:t>
      </w:r>
      <w:r w:rsidR="00EA13DE">
        <w:rPr>
          <w:rFonts w:ascii="Arial" w:hAnsi="Arial" w:cs="Arial"/>
          <w:color w:val="auto"/>
        </w:rPr>
        <w:t>uniform</w:t>
      </w:r>
      <w:r>
        <w:rPr>
          <w:rFonts w:ascii="Arial" w:hAnsi="Arial" w:cs="Arial"/>
          <w:color w:val="auto"/>
        </w:rPr>
        <w:t xml:space="preserve"> </w:t>
      </w:r>
      <w:r w:rsidRPr="00E149F3">
        <w:rPr>
          <w:rFonts w:ascii="Arial" w:hAnsi="Arial" w:cs="Arial"/>
          <w:color w:val="auto"/>
        </w:rPr>
        <w:t>crossover method.</w:t>
      </w:r>
    </w:p>
    <w:p w14:paraId="13F97A91" w14:textId="75D7E63E" w:rsidR="004907E5" w:rsidRDefault="004907E5" w:rsidP="004907E5">
      <w:pPr>
        <w:spacing w:line="276" w:lineRule="auto"/>
        <w:jc w:val="both"/>
        <w:rPr>
          <w:rFonts w:ascii="Arial" w:hAnsi="Arial" w:cs="Arial"/>
        </w:rPr>
      </w:pPr>
      <w:r>
        <w:rPr>
          <w:rFonts w:ascii="Arial" w:hAnsi="Arial" w:cs="Arial"/>
        </w:rPr>
        <w:t xml:space="preserve">From these images, it is obvious that the results collected are superior to the initial ones. Furthermore, the pixels that were </w:t>
      </w:r>
      <w:r w:rsidR="00C4053F">
        <w:rPr>
          <w:rFonts w:ascii="Arial" w:hAnsi="Arial" w:cs="Arial"/>
        </w:rPr>
        <w:t>mismatched</w:t>
      </w:r>
      <w:r w:rsidR="003D1242">
        <w:rPr>
          <w:rFonts w:ascii="Arial" w:hAnsi="Arial" w:cs="Arial"/>
        </w:rPr>
        <w:t xml:space="preserve"> </w:t>
      </w:r>
      <w:r>
        <w:rPr>
          <w:rFonts w:ascii="Arial" w:hAnsi="Arial" w:cs="Arial"/>
        </w:rPr>
        <w:t xml:space="preserve">for this set of runs was lower: </w:t>
      </w:r>
      <w:r w:rsidR="003D1242">
        <w:rPr>
          <w:rFonts w:ascii="Arial" w:hAnsi="Arial" w:cs="Arial"/>
        </w:rPr>
        <w:t xml:space="preserve">on </w:t>
      </w:r>
      <w:r>
        <w:rPr>
          <w:rFonts w:ascii="Arial" w:hAnsi="Arial" w:cs="Arial"/>
        </w:rPr>
        <w:t xml:space="preserve">average </w:t>
      </w:r>
      <w:r w:rsidR="003D1242">
        <w:rPr>
          <w:rFonts w:ascii="Arial" w:hAnsi="Arial" w:cs="Arial"/>
        </w:rPr>
        <w:t>117</w:t>
      </w:r>
      <w:r>
        <w:rPr>
          <w:rFonts w:ascii="Arial" w:hAnsi="Arial" w:cs="Arial"/>
        </w:rPr>
        <w:t xml:space="preserve">/1024 errors, or </w:t>
      </w:r>
      <w:r w:rsidR="003D1242">
        <w:rPr>
          <w:rFonts w:ascii="Arial" w:hAnsi="Arial" w:cs="Arial"/>
        </w:rPr>
        <w:t>11.4</w:t>
      </w:r>
      <w:r>
        <w:rPr>
          <w:rFonts w:ascii="Arial" w:hAnsi="Arial" w:cs="Arial"/>
        </w:rPr>
        <w:t>% of the total image</w:t>
      </w:r>
      <w:r w:rsidR="003D1242">
        <w:rPr>
          <w:rFonts w:ascii="Arial" w:hAnsi="Arial" w:cs="Arial"/>
        </w:rPr>
        <w:t>.</w:t>
      </w:r>
      <w:r w:rsidR="00707BF9">
        <w:rPr>
          <w:rFonts w:ascii="Arial" w:hAnsi="Arial" w:cs="Arial"/>
        </w:rPr>
        <w:t xml:space="preserve"> </w:t>
      </w:r>
      <w:r w:rsidR="008D6442">
        <w:rPr>
          <w:rFonts w:ascii="Arial" w:hAnsi="Arial" w:cs="Arial"/>
        </w:rPr>
        <w:t>Carrying out the same analysis as with the initial results, the following data was obtained:</w:t>
      </w:r>
    </w:p>
    <w:p w14:paraId="0121C79E" w14:textId="07F39639" w:rsidR="00707BF9" w:rsidRDefault="00707BF9" w:rsidP="004907E5">
      <w:pPr>
        <w:spacing w:line="276" w:lineRule="auto"/>
        <w:jc w:val="both"/>
        <w:rPr>
          <w:rFonts w:ascii="Arial" w:hAnsi="Arial" w:cs="Arial"/>
        </w:rPr>
      </w:pPr>
    </w:p>
    <w:tbl>
      <w:tblPr>
        <w:tblStyle w:val="TableGrid"/>
        <w:tblW w:w="0" w:type="auto"/>
        <w:tblLook w:val="04A0" w:firstRow="1" w:lastRow="0" w:firstColumn="1" w:lastColumn="0" w:noHBand="0" w:noVBand="1"/>
      </w:tblPr>
      <w:tblGrid>
        <w:gridCol w:w="2244"/>
        <w:gridCol w:w="1171"/>
        <w:gridCol w:w="990"/>
        <w:gridCol w:w="1083"/>
        <w:gridCol w:w="972"/>
        <w:gridCol w:w="1198"/>
        <w:gridCol w:w="1358"/>
      </w:tblGrid>
      <w:tr w:rsidR="00707BF9" w14:paraId="5D3B2281" w14:textId="77777777" w:rsidTr="00E208A2">
        <w:tc>
          <w:tcPr>
            <w:tcW w:w="2244" w:type="dxa"/>
            <w:vMerge w:val="restart"/>
            <w:tcBorders>
              <w:right w:val="single" w:sz="4" w:space="0" w:color="auto"/>
            </w:tcBorders>
            <w:vAlign w:val="center"/>
          </w:tcPr>
          <w:p w14:paraId="18AD60DA" w14:textId="77777777" w:rsidR="00707BF9" w:rsidRPr="00A9133C" w:rsidRDefault="00707BF9" w:rsidP="00E208A2">
            <w:pPr>
              <w:spacing w:line="276" w:lineRule="auto"/>
              <w:rPr>
                <w:rFonts w:ascii="Arial" w:hAnsi="Arial" w:cs="Arial"/>
              </w:rPr>
            </w:pPr>
            <w:r w:rsidRPr="00A9133C">
              <w:rPr>
                <w:rFonts w:ascii="Arial" w:hAnsi="Arial" w:cs="Arial"/>
              </w:rPr>
              <w:t>Comparison</w:t>
            </w:r>
          </w:p>
        </w:tc>
        <w:tc>
          <w:tcPr>
            <w:tcW w:w="3244" w:type="dxa"/>
            <w:gridSpan w:val="3"/>
            <w:tcBorders>
              <w:left w:val="single" w:sz="4" w:space="0" w:color="auto"/>
              <w:bottom w:val="single" w:sz="4" w:space="0" w:color="auto"/>
              <w:right w:val="nil"/>
            </w:tcBorders>
            <w:vAlign w:val="center"/>
          </w:tcPr>
          <w:p w14:paraId="4E694886" w14:textId="77777777" w:rsidR="00707BF9" w:rsidRPr="00A9133C" w:rsidRDefault="00707BF9" w:rsidP="00E208A2">
            <w:pPr>
              <w:spacing w:line="276" w:lineRule="auto"/>
              <w:jc w:val="center"/>
              <w:rPr>
                <w:rFonts w:ascii="Arial" w:hAnsi="Arial" w:cs="Arial"/>
              </w:rPr>
            </w:pPr>
            <w:r w:rsidRPr="00A9133C">
              <w:rPr>
                <w:rFonts w:ascii="Arial" w:hAnsi="Arial" w:cs="Arial"/>
              </w:rPr>
              <w:t>Runtime</w:t>
            </w:r>
          </w:p>
        </w:tc>
        <w:tc>
          <w:tcPr>
            <w:tcW w:w="3528" w:type="dxa"/>
            <w:gridSpan w:val="3"/>
            <w:tcBorders>
              <w:left w:val="nil"/>
              <w:bottom w:val="single" w:sz="4" w:space="0" w:color="auto"/>
            </w:tcBorders>
          </w:tcPr>
          <w:p w14:paraId="38101D27" w14:textId="77777777" w:rsidR="00707BF9" w:rsidRPr="00A9133C" w:rsidRDefault="00707BF9" w:rsidP="00E208A2">
            <w:pPr>
              <w:spacing w:line="276" w:lineRule="auto"/>
              <w:jc w:val="center"/>
              <w:rPr>
                <w:rFonts w:ascii="Arial" w:hAnsi="Arial" w:cs="Arial"/>
              </w:rPr>
            </w:pPr>
            <w:r w:rsidRPr="00A9133C">
              <w:rPr>
                <w:rFonts w:ascii="Arial" w:hAnsi="Arial" w:cs="Arial"/>
              </w:rPr>
              <w:t>Fitness</w:t>
            </w:r>
          </w:p>
        </w:tc>
      </w:tr>
      <w:tr w:rsidR="00707BF9" w14:paraId="370A305D" w14:textId="77777777" w:rsidTr="00E208A2">
        <w:tc>
          <w:tcPr>
            <w:tcW w:w="2244" w:type="dxa"/>
            <w:vMerge/>
            <w:tcBorders>
              <w:bottom w:val="single" w:sz="4" w:space="0" w:color="auto"/>
              <w:right w:val="single" w:sz="4" w:space="0" w:color="auto"/>
            </w:tcBorders>
          </w:tcPr>
          <w:p w14:paraId="40A797B0" w14:textId="77777777" w:rsidR="00707BF9" w:rsidRPr="00A9133C" w:rsidRDefault="00707BF9" w:rsidP="00E208A2">
            <w:pPr>
              <w:spacing w:line="276" w:lineRule="auto"/>
              <w:rPr>
                <w:rFonts w:ascii="Arial" w:hAnsi="Arial" w:cs="Arial"/>
              </w:rPr>
            </w:pPr>
          </w:p>
        </w:tc>
        <w:tc>
          <w:tcPr>
            <w:tcW w:w="1171" w:type="dxa"/>
            <w:tcBorders>
              <w:top w:val="single" w:sz="4" w:space="0" w:color="auto"/>
              <w:left w:val="single" w:sz="4" w:space="0" w:color="auto"/>
              <w:bottom w:val="single" w:sz="4" w:space="0" w:color="auto"/>
              <w:right w:val="nil"/>
            </w:tcBorders>
            <w:vAlign w:val="center"/>
          </w:tcPr>
          <w:p w14:paraId="78731932"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990" w:type="dxa"/>
            <w:tcBorders>
              <w:top w:val="single" w:sz="4" w:space="0" w:color="auto"/>
              <w:left w:val="nil"/>
              <w:bottom w:val="single" w:sz="4" w:space="0" w:color="auto"/>
              <w:right w:val="nil"/>
            </w:tcBorders>
            <w:vAlign w:val="center"/>
          </w:tcPr>
          <w:p w14:paraId="729A8055"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083" w:type="dxa"/>
            <w:tcBorders>
              <w:top w:val="single" w:sz="4" w:space="0" w:color="auto"/>
              <w:left w:val="nil"/>
              <w:bottom w:val="single" w:sz="4" w:space="0" w:color="auto"/>
              <w:right w:val="nil"/>
            </w:tcBorders>
            <w:vAlign w:val="center"/>
          </w:tcPr>
          <w:p w14:paraId="2C3A2FBF" w14:textId="77777777" w:rsidR="00707BF9" w:rsidRPr="00A9133C" w:rsidRDefault="00707BF9" w:rsidP="00E208A2">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c>
          <w:tcPr>
            <w:tcW w:w="972" w:type="dxa"/>
            <w:tcBorders>
              <w:top w:val="single" w:sz="4" w:space="0" w:color="auto"/>
              <w:left w:val="nil"/>
              <w:bottom w:val="single" w:sz="4" w:space="0" w:color="auto"/>
              <w:right w:val="nil"/>
            </w:tcBorders>
            <w:vAlign w:val="center"/>
          </w:tcPr>
          <w:p w14:paraId="4F467765"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198" w:type="dxa"/>
            <w:tcBorders>
              <w:top w:val="single" w:sz="4" w:space="0" w:color="auto"/>
              <w:left w:val="nil"/>
              <w:bottom w:val="single" w:sz="4" w:space="0" w:color="auto"/>
              <w:right w:val="nil"/>
            </w:tcBorders>
            <w:vAlign w:val="center"/>
          </w:tcPr>
          <w:p w14:paraId="5D5F42B1"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358" w:type="dxa"/>
            <w:tcBorders>
              <w:top w:val="single" w:sz="4" w:space="0" w:color="auto"/>
              <w:left w:val="nil"/>
              <w:bottom w:val="single" w:sz="4" w:space="0" w:color="auto"/>
            </w:tcBorders>
            <w:vAlign w:val="center"/>
          </w:tcPr>
          <w:p w14:paraId="2A8E7ACF" w14:textId="77777777" w:rsidR="00707BF9" w:rsidRPr="00A9133C" w:rsidRDefault="00707BF9" w:rsidP="00E208A2">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r>
      <w:tr w:rsidR="00707BF9" w14:paraId="12AACEE8" w14:textId="77777777" w:rsidTr="005C42DC">
        <w:tc>
          <w:tcPr>
            <w:tcW w:w="2244" w:type="dxa"/>
            <w:tcBorders>
              <w:bottom w:val="single" w:sz="4" w:space="0" w:color="auto"/>
              <w:right w:val="single" w:sz="4" w:space="0" w:color="auto"/>
            </w:tcBorders>
          </w:tcPr>
          <w:p w14:paraId="1CEE3F79" w14:textId="77777777" w:rsidR="00707BF9" w:rsidRPr="00A9133C" w:rsidRDefault="00707BF9" w:rsidP="00E208A2">
            <w:pPr>
              <w:spacing w:line="276" w:lineRule="auto"/>
              <w:rPr>
                <w:rFonts w:ascii="Arial" w:hAnsi="Arial" w:cs="Arial"/>
              </w:rPr>
            </w:pPr>
            <w:r w:rsidRPr="00A9133C">
              <w:rPr>
                <w:rFonts w:ascii="Arial" w:hAnsi="Arial" w:cs="Arial"/>
              </w:rPr>
              <w:t>Uniform vs Single-point</w:t>
            </w:r>
          </w:p>
        </w:tc>
        <w:tc>
          <w:tcPr>
            <w:tcW w:w="1171" w:type="dxa"/>
            <w:tcBorders>
              <w:left w:val="single" w:sz="4" w:space="0" w:color="auto"/>
              <w:bottom w:val="single" w:sz="4" w:space="0" w:color="auto"/>
              <w:right w:val="nil"/>
            </w:tcBorders>
            <w:vAlign w:val="center"/>
          </w:tcPr>
          <w:p w14:paraId="7B05B6B5" w14:textId="3DF2E872" w:rsidR="00707BF9" w:rsidRPr="00A9133C" w:rsidRDefault="00707BF9" w:rsidP="00E208A2">
            <w:pPr>
              <w:spacing w:line="276" w:lineRule="auto"/>
              <w:jc w:val="center"/>
              <w:rPr>
                <w:rFonts w:ascii="Arial" w:hAnsi="Arial" w:cs="Arial"/>
              </w:rPr>
            </w:pPr>
            <w:r>
              <w:rPr>
                <w:rFonts w:ascii="Arial" w:hAnsi="Arial" w:cs="Arial"/>
              </w:rPr>
              <w:t>83.5</w:t>
            </w:r>
          </w:p>
        </w:tc>
        <w:tc>
          <w:tcPr>
            <w:tcW w:w="990" w:type="dxa"/>
            <w:tcBorders>
              <w:left w:val="nil"/>
              <w:bottom w:val="single" w:sz="4" w:space="0" w:color="auto"/>
              <w:right w:val="nil"/>
            </w:tcBorders>
            <w:vAlign w:val="center"/>
          </w:tcPr>
          <w:p w14:paraId="253F2EF9" w14:textId="72D77314" w:rsidR="00707BF9" w:rsidRPr="00A9133C" w:rsidRDefault="00707BF9" w:rsidP="00E208A2">
            <w:pPr>
              <w:spacing w:line="276" w:lineRule="auto"/>
              <w:jc w:val="center"/>
              <w:rPr>
                <w:rFonts w:ascii="Arial" w:hAnsi="Arial" w:cs="Arial"/>
              </w:rPr>
            </w:pPr>
            <w:r>
              <w:rPr>
                <w:rFonts w:ascii="Arial" w:hAnsi="Arial" w:cs="Arial"/>
              </w:rPr>
              <w:t>1.9</w:t>
            </w:r>
          </w:p>
        </w:tc>
        <w:tc>
          <w:tcPr>
            <w:tcW w:w="1083" w:type="dxa"/>
            <w:tcBorders>
              <w:left w:val="nil"/>
              <w:bottom w:val="single" w:sz="4" w:space="0" w:color="auto"/>
              <w:right w:val="nil"/>
            </w:tcBorders>
            <w:vAlign w:val="center"/>
          </w:tcPr>
          <w:p w14:paraId="03F9CB9F"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c>
          <w:tcPr>
            <w:tcW w:w="972" w:type="dxa"/>
            <w:tcBorders>
              <w:left w:val="nil"/>
              <w:bottom w:val="single" w:sz="4" w:space="0" w:color="auto"/>
              <w:right w:val="nil"/>
            </w:tcBorders>
            <w:vAlign w:val="center"/>
          </w:tcPr>
          <w:p w14:paraId="210538FA" w14:textId="44AD0E8F" w:rsidR="00707BF9" w:rsidRPr="00A9133C" w:rsidRDefault="00707BF9" w:rsidP="00E208A2">
            <w:pPr>
              <w:spacing w:line="276" w:lineRule="auto"/>
              <w:jc w:val="center"/>
              <w:rPr>
                <w:rFonts w:ascii="Arial" w:hAnsi="Arial" w:cs="Arial"/>
              </w:rPr>
            </w:pPr>
            <w:r>
              <w:rPr>
                <w:rFonts w:ascii="Arial" w:hAnsi="Arial" w:cs="Arial"/>
              </w:rPr>
              <w:t>956</w:t>
            </w:r>
          </w:p>
        </w:tc>
        <w:tc>
          <w:tcPr>
            <w:tcW w:w="1198" w:type="dxa"/>
            <w:tcBorders>
              <w:left w:val="nil"/>
              <w:bottom w:val="single" w:sz="4" w:space="0" w:color="auto"/>
              <w:right w:val="nil"/>
            </w:tcBorders>
            <w:vAlign w:val="center"/>
          </w:tcPr>
          <w:p w14:paraId="60679AB9" w14:textId="24BD0B8C" w:rsidR="00707BF9" w:rsidRPr="00A9133C" w:rsidRDefault="00707BF9" w:rsidP="00E208A2">
            <w:pPr>
              <w:spacing w:line="276" w:lineRule="auto"/>
              <w:jc w:val="center"/>
              <w:rPr>
                <w:rFonts w:ascii="Arial" w:hAnsi="Arial" w:cs="Arial"/>
              </w:rPr>
            </w:pPr>
            <w:r w:rsidRPr="00A9133C">
              <w:rPr>
                <w:rFonts w:ascii="Arial" w:hAnsi="Arial" w:cs="Arial"/>
              </w:rPr>
              <w:t>187</w:t>
            </w:r>
          </w:p>
        </w:tc>
        <w:tc>
          <w:tcPr>
            <w:tcW w:w="1358" w:type="dxa"/>
            <w:tcBorders>
              <w:left w:val="nil"/>
              <w:bottom w:val="single" w:sz="4" w:space="0" w:color="auto"/>
            </w:tcBorders>
            <w:vAlign w:val="center"/>
          </w:tcPr>
          <w:p w14:paraId="01A78520"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r>
      <w:tr w:rsidR="00707BF9" w14:paraId="356D912D" w14:textId="77777777" w:rsidTr="005C42DC">
        <w:tc>
          <w:tcPr>
            <w:tcW w:w="2244" w:type="dxa"/>
            <w:tcBorders>
              <w:top w:val="single" w:sz="4" w:space="0" w:color="auto"/>
              <w:right w:val="single" w:sz="4" w:space="0" w:color="auto"/>
            </w:tcBorders>
          </w:tcPr>
          <w:p w14:paraId="3DD04930" w14:textId="77777777" w:rsidR="00707BF9" w:rsidRPr="00A9133C" w:rsidRDefault="00707BF9" w:rsidP="00E208A2">
            <w:pPr>
              <w:spacing w:line="276" w:lineRule="auto"/>
              <w:rPr>
                <w:rFonts w:ascii="Arial" w:hAnsi="Arial" w:cs="Arial"/>
              </w:rPr>
            </w:pPr>
            <w:r w:rsidRPr="00A9133C">
              <w:rPr>
                <w:rFonts w:ascii="Arial" w:hAnsi="Arial" w:cs="Arial"/>
              </w:rPr>
              <w:t>Uniform vs Double-point</w:t>
            </w:r>
          </w:p>
        </w:tc>
        <w:tc>
          <w:tcPr>
            <w:tcW w:w="1171" w:type="dxa"/>
            <w:tcBorders>
              <w:top w:val="single" w:sz="4" w:space="0" w:color="auto"/>
              <w:left w:val="single" w:sz="4" w:space="0" w:color="auto"/>
              <w:right w:val="nil"/>
            </w:tcBorders>
            <w:vAlign w:val="center"/>
          </w:tcPr>
          <w:p w14:paraId="7A949089" w14:textId="203829FD" w:rsidR="00707BF9" w:rsidRPr="00A9133C" w:rsidRDefault="00707BF9" w:rsidP="00E208A2">
            <w:pPr>
              <w:spacing w:line="276" w:lineRule="auto"/>
              <w:jc w:val="center"/>
              <w:rPr>
                <w:rFonts w:ascii="Arial" w:hAnsi="Arial" w:cs="Arial"/>
              </w:rPr>
            </w:pPr>
            <w:r>
              <w:rPr>
                <w:rFonts w:ascii="Arial" w:hAnsi="Arial" w:cs="Arial"/>
              </w:rPr>
              <w:t>54.0</w:t>
            </w:r>
          </w:p>
        </w:tc>
        <w:tc>
          <w:tcPr>
            <w:tcW w:w="990" w:type="dxa"/>
            <w:tcBorders>
              <w:top w:val="single" w:sz="4" w:space="0" w:color="auto"/>
              <w:left w:val="nil"/>
              <w:right w:val="nil"/>
            </w:tcBorders>
            <w:vAlign w:val="center"/>
          </w:tcPr>
          <w:p w14:paraId="3079D50D" w14:textId="43147275" w:rsidR="00707BF9" w:rsidRPr="00A9133C" w:rsidRDefault="00707BF9" w:rsidP="00E208A2">
            <w:pPr>
              <w:spacing w:line="276" w:lineRule="auto"/>
              <w:jc w:val="center"/>
              <w:rPr>
                <w:rFonts w:ascii="Arial" w:hAnsi="Arial" w:cs="Arial"/>
              </w:rPr>
            </w:pPr>
            <w:r>
              <w:rPr>
                <w:rFonts w:ascii="Arial" w:hAnsi="Arial" w:cs="Arial"/>
              </w:rPr>
              <w:t>1.5</w:t>
            </w:r>
          </w:p>
        </w:tc>
        <w:tc>
          <w:tcPr>
            <w:tcW w:w="1083" w:type="dxa"/>
            <w:tcBorders>
              <w:top w:val="single" w:sz="4" w:space="0" w:color="auto"/>
              <w:left w:val="nil"/>
              <w:right w:val="nil"/>
            </w:tcBorders>
            <w:vAlign w:val="center"/>
          </w:tcPr>
          <w:p w14:paraId="4CEF222C"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c>
          <w:tcPr>
            <w:tcW w:w="972" w:type="dxa"/>
            <w:tcBorders>
              <w:top w:val="single" w:sz="4" w:space="0" w:color="auto"/>
              <w:left w:val="nil"/>
              <w:right w:val="nil"/>
            </w:tcBorders>
            <w:vAlign w:val="center"/>
          </w:tcPr>
          <w:p w14:paraId="0CFED2A5" w14:textId="275E6705" w:rsidR="00707BF9" w:rsidRPr="00A9133C" w:rsidRDefault="00707BF9" w:rsidP="00E208A2">
            <w:pPr>
              <w:spacing w:line="276" w:lineRule="auto"/>
              <w:jc w:val="center"/>
              <w:rPr>
                <w:rFonts w:ascii="Arial" w:hAnsi="Arial" w:cs="Arial"/>
              </w:rPr>
            </w:pPr>
            <w:r>
              <w:rPr>
                <w:rFonts w:ascii="Arial" w:hAnsi="Arial" w:cs="Arial"/>
              </w:rPr>
              <w:t>651</w:t>
            </w:r>
          </w:p>
        </w:tc>
        <w:tc>
          <w:tcPr>
            <w:tcW w:w="1198" w:type="dxa"/>
            <w:tcBorders>
              <w:top w:val="single" w:sz="4" w:space="0" w:color="auto"/>
              <w:left w:val="nil"/>
              <w:right w:val="nil"/>
            </w:tcBorders>
            <w:vAlign w:val="center"/>
          </w:tcPr>
          <w:p w14:paraId="26E3C38F" w14:textId="60C487FF" w:rsidR="00707BF9" w:rsidRPr="00A9133C" w:rsidRDefault="00707BF9" w:rsidP="00E208A2">
            <w:pPr>
              <w:spacing w:line="276" w:lineRule="auto"/>
              <w:jc w:val="center"/>
              <w:rPr>
                <w:rFonts w:ascii="Arial" w:hAnsi="Arial" w:cs="Arial"/>
              </w:rPr>
            </w:pPr>
            <w:r>
              <w:rPr>
                <w:rFonts w:ascii="Arial" w:hAnsi="Arial" w:cs="Arial"/>
              </w:rPr>
              <w:t>326</w:t>
            </w:r>
          </w:p>
        </w:tc>
        <w:tc>
          <w:tcPr>
            <w:tcW w:w="1358" w:type="dxa"/>
            <w:tcBorders>
              <w:top w:val="single" w:sz="4" w:space="0" w:color="auto"/>
              <w:left w:val="nil"/>
            </w:tcBorders>
            <w:vAlign w:val="center"/>
          </w:tcPr>
          <w:p w14:paraId="0AD20099"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r>
    </w:tbl>
    <w:p w14:paraId="4767298A" w14:textId="764AAB81" w:rsidR="00707BF9" w:rsidRDefault="00707BF9" w:rsidP="00707BF9">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7</w:t>
      </w:r>
      <w:r w:rsidRPr="00CE16F6">
        <w:rPr>
          <w:rFonts w:ascii="Arial" w:hAnsi="Arial" w:cs="Arial"/>
          <w:i/>
          <w:iCs/>
          <w:sz w:val="18"/>
          <w:szCs w:val="18"/>
        </w:rPr>
        <w:t xml:space="preserve">. </w:t>
      </w:r>
      <w:r>
        <w:rPr>
          <w:rFonts w:ascii="Arial" w:hAnsi="Arial" w:cs="Arial"/>
          <w:i/>
          <w:iCs/>
          <w:sz w:val="18"/>
          <w:szCs w:val="18"/>
        </w:rPr>
        <w:t>Wilcoxon signed ranks test results with Bonferroni correction applied.</w:t>
      </w:r>
    </w:p>
    <w:p w14:paraId="26D6C76D" w14:textId="747D0326" w:rsidR="00707BF9" w:rsidRDefault="00707BF9" w:rsidP="004907E5">
      <w:pPr>
        <w:spacing w:line="276" w:lineRule="auto"/>
        <w:jc w:val="both"/>
        <w:rPr>
          <w:rFonts w:ascii="Arial" w:hAnsi="Arial" w:cs="Arial"/>
        </w:rPr>
      </w:pPr>
    </w:p>
    <w:p w14:paraId="7AEEC362" w14:textId="6303DAAC" w:rsidR="008D6442" w:rsidRDefault="008D6442" w:rsidP="004907E5">
      <w:pPr>
        <w:spacing w:line="276" w:lineRule="auto"/>
        <w:jc w:val="both"/>
        <w:rPr>
          <w:rFonts w:ascii="Arial" w:hAnsi="Arial" w:cs="Arial"/>
        </w:rPr>
      </w:pPr>
      <w:r>
        <w:rPr>
          <w:rFonts w:ascii="Arial" w:hAnsi="Arial" w:cs="Arial"/>
        </w:rPr>
        <w:t>It is worth mentioning that for this set of parameters the algorithm ran for 150 loops, due to the increased runtime required plus</w:t>
      </w:r>
      <w:r w:rsidR="00103D48">
        <w:rPr>
          <w:rFonts w:ascii="Arial" w:hAnsi="Arial" w:cs="Arial"/>
        </w:rPr>
        <w:t>,</w:t>
      </w:r>
      <w:r>
        <w:rPr>
          <w:rFonts w:ascii="Arial" w:hAnsi="Arial" w:cs="Arial"/>
        </w:rPr>
        <w:t xml:space="preserve"> time limitations to deliver the report in time.</w:t>
      </w:r>
      <w:r w:rsidR="00407064">
        <w:rPr>
          <w:rFonts w:ascii="Arial" w:hAnsi="Arial" w:cs="Arial"/>
        </w:rPr>
        <w:t xml:space="preserve"> Fo</w:t>
      </w:r>
      <w:r w:rsidR="00103D48">
        <w:rPr>
          <w:rFonts w:ascii="Arial" w:hAnsi="Arial" w:cs="Arial"/>
        </w:rPr>
        <w:t>r</w:t>
      </w:r>
      <w:r w:rsidR="00407064">
        <w:rPr>
          <w:rFonts w:ascii="Arial" w:hAnsi="Arial" w:cs="Arial"/>
        </w:rPr>
        <w:t xml:space="preserve"> this set of results, the alternative hypothesis H</w:t>
      </w:r>
      <w:r w:rsidR="00407064" w:rsidRPr="00407064">
        <w:rPr>
          <w:rFonts w:ascii="Arial" w:hAnsi="Arial" w:cs="Arial"/>
          <w:vertAlign w:val="subscript"/>
        </w:rPr>
        <w:t>A</w:t>
      </w:r>
      <w:r w:rsidR="00407064">
        <w:rPr>
          <w:rFonts w:ascii="Arial" w:hAnsi="Arial" w:cs="Arial"/>
          <w:vertAlign w:val="subscript"/>
        </w:rPr>
        <w:t xml:space="preserve"> </w:t>
      </w:r>
      <w:r w:rsidR="00407064">
        <w:rPr>
          <w:rFonts w:ascii="Arial" w:hAnsi="Arial" w:cs="Arial"/>
        </w:rPr>
        <w:t>is still supported. However, it is interesting to notice that using this set of parameters, the uniform method outperformed both methods in all variables tested</w:t>
      </w:r>
      <w:r w:rsidR="0088359F">
        <w:rPr>
          <w:rFonts w:ascii="Arial" w:hAnsi="Arial" w:cs="Arial"/>
        </w:rPr>
        <w:t>,</w:t>
      </w:r>
      <w:r w:rsidR="0088359F" w:rsidRPr="0088359F">
        <w:rPr>
          <w:rFonts w:ascii="Arial" w:hAnsi="Arial" w:cs="Arial"/>
        </w:rPr>
        <w:t xml:space="preserve"> </w:t>
      </w:r>
      <w:r w:rsidR="0088359F">
        <w:rPr>
          <w:rFonts w:ascii="Arial" w:hAnsi="Arial" w:cs="Arial"/>
        </w:rPr>
        <w:t xml:space="preserve">with a significance level </w:t>
      </w:r>
      <w:r w:rsidR="0088359F">
        <w:rPr>
          <w:rFonts w:ascii="Arial" w:hAnsi="Arial" w:cs="Arial"/>
          <w:lang w:val="el-GR"/>
        </w:rPr>
        <w:t>α</w:t>
      </w:r>
      <w:r w:rsidR="0088359F">
        <w:rPr>
          <w:rFonts w:ascii="Arial" w:hAnsi="Arial" w:cs="Arial"/>
          <w:lang w:val="en-US"/>
        </w:rPr>
        <w:t xml:space="preserve"> = 0.05</w:t>
      </w:r>
      <w:r w:rsidR="00407064">
        <w:rPr>
          <w:rFonts w:ascii="Arial" w:hAnsi="Arial" w:cs="Arial"/>
        </w:rPr>
        <w:t>.</w:t>
      </w:r>
    </w:p>
    <w:p w14:paraId="67B659CD" w14:textId="59A00BA7" w:rsidR="00E32097" w:rsidRDefault="00E32097" w:rsidP="004907E5">
      <w:pPr>
        <w:spacing w:line="276" w:lineRule="auto"/>
        <w:jc w:val="both"/>
        <w:rPr>
          <w:rFonts w:ascii="Arial" w:hAnsi="Arial" w:cs="Arial"/>
        </w:rPr>
      </w:pPr>
    </w:p>
    <w:p w14:paraId="6BEBF203" w14:textId="01A5565B" w:rsidR="00E32097" w:rsidRDefault="00E32097" w:rsidP="004907E5">
      <w:pPr>
        <w:spacing w:line="276" w:lineRule="auto"/>
        <w:jc w:val="both"/>
        <w:rPr>
          <w:rFonts w:ascii="Arial" w:hAnsi="Arial" w:cs="Arial"/>
        </w:rPr>
      </w:pPr>
      <w:r>
        <w:rPr>
          <w:rFonts w:ascii="Arial" w:hAnsi="Arial" w:cs="Arial"/>
        </w:rPr>
        <w:t xml:space="preserve">Following the suggested optimisations, as this new set of parameters provides better results, </w:t>
      </w:r>
      <w:r w:rsidR="004D27AC">
        <w:rPr>
          <w:rFonts w:ascii="Arial" w:hAnsi="Arial" w:cs="Arial"/>
        </w:rPr>
        <w:t>it</w:t>
      </w:r>
      <w:r>
        <w:rPr>
          <w:rFonts w:ascii="Arial" w:hAnsi="Arial" w:cs="Arial"/>
        </w:rPr>
        <w:t xml:space="preserve"> will be used for the reconstruction of images of higher resolutions. The same image of the rose was used, after altering the dimensions to 64x64 pixels.</w:t>
      </w:r>
    </w:p>
    <w:p w14:paraId="0D5243D9" w14:textId="280181D3" w:rsidR="00D55A1D" w:rsidRDefault="00D55A1D" w:rsidP="004907E5">
      <w:pPr>
        <w:spacing w:line="276" w:lineRule="auto"/>
        <w:jc w:val="both"/>
        <w:rPr>
          <w:rFonts w:ascii="Arial" w:hAnsi="Arial" w:cs="Arial"/>
        </w:rPr>
      </w:pPr>
    </w:p>
    <w:p w14:paraId="5CDE32A6" w14:textId="1B14255C" w:rsidR="00D55A1D" w:rsidRDefault="00EA13DE" w:rsidP="004907E5">
      <w:pPr>
        <w:spacing w:line="276" w:lineRule="auto"/>
        <w:jc w:val="both"/>
        <w:rPr>
          <w:rFonts w:ascii="Arial" w:hAnsi="Arial" w:cs="Arial"/>
        </w:rPr>
      </w:pPr>
      <w:r>
        <w:rPr>
          <w:rFonts w:ascii="Arial" w:hAnsi="Arial" w:cs="Arial"/>
          <w:noProof/>
        </w:rPr>
        <w:drawing>
          <wp:inline distT="0" distB="0" distL="0" distR="0" wp14:anchorId="2BA28B6A" wp14:editId="3A7D82ED">
            <wp:extent cx="5725160" cy="12007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6EE9E9D9" w14:textId="17C5952B" w:rsidR="00EA13DE" w:rsidRPr="00EA13DE" w:rsidRDefault="00EA13DE" w:rsidP="00EA13DE">
      <w:pPr>
        <w:spacing w:line="276" w:lineRule="auto"/>
        <w:jc w:val="center"/>
        <w:rPr>
          <w:rFonts w:ascii="Arial" w:hAnsi="Arial" w:cs="Arial"/>
          <w:i/>
          <w:iCs/>
          <w:sz w:val="18"/>
          <w:szCs w:val="18"/>
        </w:rPr>
      </w:pPr>
      <w:r w:rsidRPr="00EA13DE">
        <w:rPr>
          <w:rFonts w:ascii="Arial" w:hAnsi="Arial" w:cs="Arial"/>
          <w:i/>
          <w:iCs/>
          <w:sz w:val="18"/>
          <w:szCs w:val="18"/>
        </w:rPr>
        <w:t>Figure 3</w:t>
      </w:r>
      <w:r>
        <w:rPr>
          <w:rFonts w:ascii="Arial" w:hAnsi="Arial" w:cs="Arial"/>
          <w:i/>
          <w:iCs/>
          <w:sz w:val="18"/>
          <w:szCs w:val="18"/>
        </w:rPr>
        <w:t>6</w:t>
      </w:r>
      <w:r w:rsidRPr="00EA13DE">
        <w:rPr>
          <w:rFonts w:ascii="Arial" w:hAnsi="Arial" w:cs="Arial"/>
          <w:i/>
          <w:iCs/>
          <w:sz w:val="18"/>
          <w:szCs w:val="18"/>
        </w:rPr>
        <w:t xml:space="preserve">. Images generated per 100 generations using the </w:t>
      </w:r>
      <w:r>
        <w:rPr>
          <w:rFonts w:ascii="Arial" w:hAnsi="Arial" w:cs="Arial"/>
          <w:i/>
          <w:iCs/>
          <w:sz w:val="18"/>
          <w:szCs w:val="18"/>
        </w:rPr>
        <w:t>single-point</w:t>
      </w:r>
      <w:r w:rsidRPr="00EA13DE">
        <w:rPr>
          <w:rFonts w:ascii="Arial" w:hAnsi="Arial" w:cs="Arial"/>
          <w:i/>
          <w:iCs/>
          <w:sz w:val="18"/>
          <w:szCs w:val="18"/>
        </w:rPr>
        <w:t xml:space="preserve"> crossover method.</w:t>
      </w:r>
    </w:p>
    <w:p w14:paraId="59E2CE5D" w14:textId="6C5E02DF" w:rsidR="00EA13DE" w:rsidRDefault="00EA13DE" w:rsidP="004907E5">
      <w:pPr>
        <w:spacing w:line="276" w:lineRule="auto"/>
        <w:jc w:val="both"/>
        <w:rPr>
          <w:rFonts w:ascii="Arial" w:hAnsi="Arial" w:cs="Arial"/>
        </w:rPr>
      </w:pPr>
      <w:r>
        <w:rPr>
          <w:rFonts w:ascii="Arial" w:hAnsi="Arial" w:cs="Arial"/>
          <w:noProof/>
        </w:rPr>
        <w:lastRenderedPageBreak/>
        <w:drawing>
          <wp:inline distT="0" distB="0" distL="0" distR="0" wp14:anchorId="7C167B3C" wp14:editId="294A1B3D">
            <wp:extent cx="5725160" cy="120078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6DA11780" w14:textId="01335ADF" w:rsidR="00EA13DE" w:rsidRDefault="00EA13DE" w:rsidP="00EA13DE">
      <w:pPr>
        <w:spacing w:line="276" w:lineRule="auto"/>
        <w:jc w:val="center"/>
        <w:rPr>
          <w:rFonts w:ascii="Arial" w:hAnsi="Arial" w:cs="Arial"/>
          <w:i/>
          <w:iCs/>
          <w:sz w:val="18"/>
          <w:szCs w:val="18"/>
        </w:rPr>
      </w:pPr>
      <w:r w:rsidRPr="00EA13DE">
        <w:rPr>
          <w:rFonts w:ascii="Arial" w:hAnsi="Arial" w:cs="Arial"/>
          <w:i/>
          <w:iCs/>
          <w:sz w:val="18"/>
          <w:szCs w:val="18"/>
        </w:rPr>
        <w:t>Figure 3</w:t>
      </w:r>
      <w:r>
        <w:rPr>
          <w:rFonts w:ascii="Arial" w:hAnsi="Arial" w:cs="Arial"/>
          <w:i/>
          <w:iCs/>
          <w:sz w:val="18"/>
          <w:szCs w:val="18"/>
        </w:rPr>
        <w:t>7</w:t>
      </w:r>
      <w:r w:rsidRPr="00EA13DE">
        <w:rPr>
          <w:rFonts w:ascii="Arial" w:hAnsi="Arial" w:cs="Arial"/>
          <w:i/>
          <w:iCs/>
          <w:sz w:val="18"/>
          <w:szCs w:val="18"/>
        </w:rPr>
        <w:t>. Images generated per 100 generations using the double</w:t>
      </w:r>
      <w:r>
        <w:rPr>
          <w:rFonts w:ascii="Arial" w:hAnsi="Arial" w:cs="Arial"/>
          <w:i/>
          <w:iCs/>
          <w:sz w:val="18"/>
          <w:szCs w:val="18"/>
        </w:rPr>
        <w:t>-point</w:t>
      </w:r>
      <w:r w:rsidRPr="00EA13DE">
        <w:rPr>
          <w:rFonts w:ascii="Arial" w:hAnsi="Arial" w:cs="Arial"/>
          <w:i/>
          <w:iCs/>
          <w:sz w:val="18"/>
          <w:szCs w:val="18"/>
        </w:rPr>
        <w:t xml:space="preserve"> crossover method.</w:t>
      </w:r>
    </w:p>
    <w:p w14:paraId="2A31DAD4" w14:textId="77777777" w:rsidR="00974148" w:rsidRDefault="00974148" w:rsidP="00EA13DE">
      <w:pPr>
        <w:spacing w:line="276" w:lineRule="auto"/>
        <w:jc w:val="center"/>
        <w:rPr>
          <w:rFonts w:ascii="Arial" w:hAnsi="Arial" w:cs="Arial"/>
        </w:rPr>
      </w:pPr>
    </w:p>
    <w:p w14:paraId="3269EBE0" w14:textId="248AB3BD" w:rsidR="00EA13DE" w:rsidRDefault="00EA13DE" w:rsidP="004907E5">
      <w:pPr>
        <w:spacing w:line="276" w:lineRule="auto"/>
        <w:jc w:val="both"/>
        <w:rPr>
          <w:rFonts w:ascii="Arial" w:hAnsi="Arial" w:cs="Arial"/>
        </w:rPr>
      </w:pPr>
    </w:p>
    <w:p w14:paraId="781E1872" w14:textId="11E99997" w:rsidR="00EA13DE" w:rsidRDefault="00EA13DE" w:rsidP="004907E5">
      <w:pPr>
        <w:spacing w:line="276" w:lineRule="auto"/>
        <w:jc w:val="both"/>
        <w:rPr>
          <w:rFonts w:ascii="Arial" w:hAnsi="Arial" w:cs="Arial"/>
        </w:rPr>
      </w:pPr>
      <w:r>
        <w:rPr>
          <w:rFonts w:ascii="Arial" w:hAnsi="Arial" w:cs="Arial"/>
          <w:noProof/>
        </w:rPr>
        <w:drawing>
          <wp:inline distT="0" distB="0" distL="0" distR="0" wp14:anchorId="1D2B8FE2" wp14:editId="30DD4D11">
            <wp:extent cx="5725160" cy="120078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49B5FE03" w14:textId="4BBC3061" w:rsidR="00EA13DE" w:rsidRDefault="00EA13DE" w:rsidP="00EA13DE">
      <w:pPr>
        <w:spacing w:line="276" w:lineRule="auto"/>
        <w:jc w:val="center"/>
        <w:rPr>
          <w:rFonts w:ascii="Arial" w:hAnsi="Arial" w:cs="Arial"/>
        </w:rPr>
      </w:pPr>
      <w:r w:rsidRPr="00EA13DE">
        <w:rPr>
          <w:rFonts w:ascii="Arial" w:hAnsi="Arial" w:cs="Arial"/>
          <w:i/>
          <w:iCs/>
          <w:sz w:val="18"/>
          <w:szCs w:val="18"/>
        </w:rPr>
        <w:t>Figure 3</w:t>
      </w:r>
      <w:r>
        <w:rPr>
          <w:rFonts w:ascii="Arial" w:hAnsi="Arial" w:cs="Arial"/>
          <w:i/>
          <w:iCs/>
          <w:sz w:val="18"/>
          <w:szCs w:val="18"/>
        </w:rPr>
        <w:t>8</w:t>
      </w:r>
      <w:r w:rsidRPr="00EA13DE">
        <w:rPr>
          <w:rFonts w:ascii="Arial" w:hAnsi="Arial" w:cs="Arial"/>
          <w:i/>
          <w:iCs/>
          <w:sz w:val="18"/>
          <w:szCs w:val="18"/>
        </w:rPr>
        <w:t xml:space="preserve">. Images generated per 100 generations using the </w:t>
      </w:r>
      <w:r>
        <w:rPr>
          <w:rFonts w:ascii="Arial" w:hAnsi="Arial" w:cs="Arial"/>
          <w:i/>
          <w:iCs/>
          <w:sz w:val="18"/>
          <w:szCs w:val="18"/>
        </w:rPr>
        <w:t>uniform</w:t>
      </w:r>
      <w:r w:rsidRPr="00EA13DE">
        <w:rPr>
          <w:rFonts w:ascii="Arial" w:hAnsi="Arial" w:cs="Arial"/>
          <w:i/>
          <w:iCs/>
          <w:sz w:val="18"/>
          <w:szCs w:val="18"/>
        </w:rPr>
        <w:t xml:space="preserve"> crossover method.</w:t>
      </w:r>
    </w:p>
    <w:p w14:paraId="569F5BA5" w14:textId="6F1B0007" w:rsidR="00D55A1D" w:rsidRDefault="00D55A1D" w:rsidP="004907E5">
      <w:pPr>
        <w:spacing w:line="276" w:lineRule="auto"/>
        <w:jc w:val="both"/>
        <w:rPr>
          <w:rFonts w:ascii="Arial" w:hAnsi="Arial" w:cs="Arial"/>
        </w:rPr>
      </w:pPr>
    </w:p>
    <w:p w14:paraId="79DD0D57" w14:textId="2D726D61" w:rsidR="00E72EBE" w:rsidRDefault="006F47BE" w:rsidP="004907E5">
      <w:pPr>
        <w:spacing w:line="276" w:lineRule="auto"/>
        <w:jc w:val="both"/>
        <w:rPr>
          <w:rFonts w:ascii="Arial" w:hAnsi="Arial" w:cs="Arial"/>
        </w:rPr>
      </w:pPr>
      <w:r>
        <w:rPr>
          <w:rFonts w:ascii="Arial" w:hAnsi="Arial" w:cs="Arial"/>
        </w:rPr>
        <w:t>The results were not as encouraging as expected, even if the generations were increased to 2000, to provide the algorithm with more time to reconstruct an image of larger dimensions.</w:t>
      </w:r>
    </w:p>
    <w:p w14:paraId="19DAFD47" w14:textId="0FEB6E36" w:rsidR="00974148" w:rsidRDefault="00974148" w:rsidP="004907E5">
      <w:pPr>
        <w:spacing w:line="276" w:lineRule="auto"/>
        <w:jc w:val="both"/>
        <w:rPr>
          <w:rFonts w:ascii="Arial" w:hAnsi="Arial" w:cs="Arial"/>
        </w:rPr>
      </w:pPr>
    </w:p>
    <w:p w14:paraId="55EFD6D2" w14:textId="6D1121E2" w:rsidR="00974148" w:rsidRDefault="00974148" w:rsidP="004907E5">
      <w:pPr>
        <w:spacing w:line="276" w:lineRule="auto"/>
        <w:jc w:val="both"/>
        <w:rPr>
          <w:rFonts w:ascii="Arial" w:hAnsi="Arial" w:cs="Arial"/>
        </w:rPr>
      </w:pPr>
    </w:p>
    <w:p w14:paraId="454DD503" w14:textId="468D8CFB" w:rsidR="00974148" w:rsidRDefault="00974148" w:rsidP="004907E5">
      <w:pPr>
        <w:spacing w:line="276" w:lineRule="auto"/>
        <w:jc w:val="both"/>
        <w:rPr>
          <w:rFonts w:ascii="Arial" w:hAnsi="Arial" w:cs="Arial"/>
        </w:rPr>
      </w:pPr>
    </w:p>
    <w:p w14:paraId="3F666096" w14:textId="0EF03F6C" w:rsidR="00974148" w:rsidRDefault="00974148" w:rsidP="004907E5">
      <w:pPr>
        <w:spacing w:line="276" w:lineRule="auto"/>
        <w:jc w:val="both"/>
        <w:rPr>
          <w:rFonts w:ascii="Arial" w:hAnsi="Arial" w:cs="Arial"/>
        </w:rPr>
      </w:pPr>
    </w:p>
    <w:p w14:paraId="31BDC663" w14:textId="2C0919FB" w:rsidR="00974148" w:rsidRDefault="00974148" w:rsidP="004907E5">
      <w:pPr>
        <w:spacing w:line="276" w:lineRule="auto"/>
        <w:jc w:val="both"/>
        <w:rPr>
          <w:rFonts w:ascii="Arial" w:hAnsi="Arial" w:cs="Arial"/>
        </w:rPr>
      </w:pPr>
    </w:p>
    <w:p w14:paraId="743684AD" w14:textId="265DF3D9" w:rsidR="00974148" w:rsidRDefault="00974148" w:rsidP="004907E5">
      <w:pPr>
        <w:spacing w:line="276" w:lineRule="auto"/>
        <w:jc w:val="both"/>
        <w:rPr>
          <w:rFonts w:ascii="Arial" w:hAnsi="Arial" w:cs="Arial"/>
        </w:rPr>
      </w:pPr>
    </w:p>
    <w:p w14:paraId="7D60976E" w14:textId="749F5182" w:rsidR="00974148" w:rsidRDefault="00974148" w:rsidP="004907E5">
      <w:pPr>
        <w:spacing w:line="276" w:lineRule="auto"/>
        <w:jc w:val="both"/>
        <w:rPr>
          <w:rFonts w:ascii="Arial" w:hAnsi="Arial" w:cs="Arial"/>
        </w:rPr>
      </w:pPr>
    </w:p>
    <w:p w14:paraId="1F06CBE2" w14:textId="05892C48" w:rsidR="00974148" w:rsidRDefault="00974148" w:rsidP="004907E5">
      <w:pPr>
        <w:spacing w:line="276" w:lineRule="auto"/>
        <w:jc w:val="both"/>
        <w:rPr>
          <w:rFonts w:ascii="Arial" w:hAnsi="Arial" w:cs="Arial"/>
        </w:rPr>
      </w:pPr>
    </w:p>
    <w:p w14:paraId="7A746B51" w14:textId="1C1334E9" w:rsidR="00974148" w:rsidRDefault="00974148" w:rsidP="004907E5">
      <w:pPr>
        <w:spacing w:line="276" w:lineRule="auto"/>
        <w:jc w:val="both"/>
        <w:rPr>
          <w:rFonts w:ascii="Arial" w:hAnsi="Arial" w:cs="Arial"/>
        </w:rPr>
      </w:pPr>
    </w:p>
    <w:p w14:paraId="27E1845F" w14:textId="61BB6449" w:rsidR="00974148" w:rsidRDefault="00974148" w:rsidP="004907E5">
      <w:pPr>
        <w:spacing w:line="276" w:lineRule="auto"/>
        <w:jc w:val="both"/>
        <w:rPr>
          <w:rFonts w:ascii="Arial" w:hAnsi="Arial" w:cs="Arial"/>
        </w:rPr>
      </w:pPr>
    </w:p>
    <w:p w14:paraId="6D034013" w14:textId="08EDAEA5" w:rsidR="00974148" w:rsidRDefault="00974148" w:rsidP="004907E5">
      <w:pPr>
        <w:spacing w:line="276" w:lineRule="auto"/>
        <w:jc w:val="both"/>
        <w:rPr>
          <w:rFonts w:ascii="Arial" w:hAnsi="Arial" w:cs="Arial"/>
        </w:rPr>
      </w:pPr>
    </w:p>
    <w:p w14:paraId="2151AFDC" w14:textId="1D1E065A" w:rsidR="00974148" w:rsidRDefault="00974148" w:rsidP="004907E5">
      <w:pPr>
        <w:spacing w:line="276" w:lineRule="auto"/>
        <w:jc w:val="both"/>
        <w:rPr>
          <w:rFonts w:ascii="Arial" w:hAnsi="Arial" w:cs="Arial"/>
        </w:rPr>
      </w:pPr>
    </w:p>
    <w:p w14:paraId="23E66D4F" w14:textId="4BBABB6B" w:rsidR="00974148" w:rsidRDefault="00974148" w:rsidP="004907E5">
      <w:pPr>
        <w:spacing w:line="276" w:lineRule="auto"/>
        <w:jc w:val="both"/>
        <w:rPr>
          <w:rFonts w:ascii="Arial" w:hAnsi="Arial" w:cs="Arial"/>
        </w:rPr>
      </w:pPr>
    </w:p>
    <w:p w14:paraId="55B4D528" w14:textId="3F43ED7C" w:rsidR="00974148" w:rsidRDefault="00974148" w:rsidP="004907E5">
      <w:pPr>
        <w:spacing w:line="276" w:lineRule="auto"/>
        <w:jc w:val="both"/>
        <w:rPr>
          <w:rFonts w:ascii="Arial" w:hAnsi="Arial" w:cs="Arial"/>
        </w:rPr>
      </w:pPr>
    </w:p>
    <w:p w14:paraId="2BFA7169" w14:textId="32E63E34" w:rsidR="00974148" w:rsidRDefault="00974148" w:rsidP="004907E5">
      <w:pPr>
        <w:spacing w:line="276" w:lineRule="auto"/>
        <w:jc w:val="both"/>
        <w:rPr>
          <w:rFonts w:ascii="Arial" w:hAnsi="Arial" w:cs="Arial"/>
        </w:rPr>
      </w:pPr>
    </w:p>
    <w:p w14:paraId="45ED3153" w14:textId="1B8DBB19" w:rsidR="00974148" w:rsidRDefault="00974148" w:rsidP="004907E5">
      <w:pPr>
        <w:spacing w:line="276" w:lineRule="auto"/>
        <w:jc w:val="both"/>
        <w:rPr>
          <w:rFonts w:ascii="Arial" w:hAnsi="Arial" w:cs="Arial"/>
        </w:rPr>
      </w:pPr>
    </w:p>
    <w:p w14:paraId="274F76D7" w14:textId="6477D4FA" w:rsidR="00974148" w:rsidRDefault="00974148" w:rsidP="004907E5">
      <w:pPr>
        <w:spacing w:line="276" w:lineRule="auto"/>
        <w:jc w:val="both"/>
        <w:rPr>
          <w:rFonts w:ascii="Arial" w:hAnsi="Arial" w:cs="Arial"/>
        </w:rPr>
      </w:pPr>
    </w:p>
    <w:p w14:paraId="64326A3D" w14:textId="06722560" w:rsidR="00974148" w:rsidRDefault="00974148" w:rsidP="004907E5">
      <w:pPr>
        <w:spacing w:line="276" w:lineRule="auto"/>
        <w:jc w:val="both"/>
        <w:rPr>
          <w:rFonts w:ascii="Arial" w:hAnsi="Arial" w:cs="Arial"/>
        </w:rPr>
      </w:pPr>
    </w:p>
    <w:p w14:paraId="641095CF" w14:textId="77F4A7A3" w:rsidR="00974148" w:rsidRDefault="00974148" w:rsidP="004907E5">
      <w:pPr>
        <w:spacing w:line="276" w:lineRule="auto"/>
        <w:jc w:val="both"/>
        <w:rPr>
          <w:rFonts w:ascii="Arial" w:hAnsi="Arial" w:cs="Arial"/>
        </w:rPr>
      </w:pPr>
    </w:p>
    <w:p w14:paraId="7FD02334" w14:textId="55B8B4B9" w:rsidR="00974148" w:rsidRDefault="00974148" w:rsidP="004907E5">
      <w:pPr>
        <w:spacing w:line="276" w:lineRule="auto"/>
        <w:jc w:val="both"/>
        <w:rPr>
          <w:rFonts w:ascii="Arial" w:hAnsi="Arial" w:cs="Arial"/>
        </w:rPr>
      </w:pPr>
    </w:p>
    <w:p w14:paraId="29FA0A28" w14:textId="68F8528A" w:rsidR="00974148" w:rsidRDefault="00974148" w:rsidP="004907E5">
      <w:pPr>
        <w:spacing w:line="276" w:lineRule="auto"/>
        <w:jc w:val="both"/>
        <w:rPr>
          <w:rFonts w:ascii="Arial" w:hAnsi="Arial" w:cs="Arial"/>
        </w:rPr>
      </w:pPr>
    </w:p>
    <w:p w14:paraId="19835A97" w14:textId="254B64C9" w:rsidR="00974148" w:rsidRDefault="00974148" w:rsidP="004907E5">
      <w:pPr>
        <w:spacing w:line="276" w:lineRule="auto"/>
        <w:jc w:val="both"/>
        <w:rPr>
          <w:rFonts w:ascii="Arial" w:hAnsi="Arial" w:cs="Arial"/>
        </w:rPr>
      </w:pPr>
    </w:p>
    <w:p w14:paraId="5866296B" w14:textId="0D8C6BFE" w:rsidR="00974148" w:rsidRDefault="00974148" w:rsidP="004907E5">
      <w:pPr>
        <w:spacing w:line="276" w:lineRule="auto"/>
        <w:jc w:val="both"/>
        <w:rPr>
          <w:rFonts w:ascii="Arial" w:hAnsi="Arial" w:cs="Arial"/>
        </w:rPr>
      </w:pPr>
    </w:p>
    <w:p w14:paraId="5F17A4C5" w14:textId="2615DED4" w:rsidR="00974148" w:rsidRDefault="00974148" w:rsidP="004907E5">
      <w:pPr>
        <w:spacing w:line="276" w:lineRule="auto"/>
        <w:jc w:val="both"/>
        <w:rPr>
          <w:rFonts w:ascii="Arial" w:hAnsi="Arial" w:cs="Arial"/>
        </w:rPr>
      </w:pPr>
    </w:p>
    <w:p w14:paraId="6DD00A5F" w14:textId="6AEBDABA" w:rsidR="00297D39" w:rsidRDefault="003F4323" w:rsidP="00680DA0">
      <w:pPr>
        <w:pStyle w:val="Heading1"/>
        <w:rPr>
          <w:lang w:val="en-US"/>
        </w:rPr>
      </w:pPr>
      <w:bookmarkStart w:id="91" w:name="_Toc113560281"/>
      <w:r w:rsidRPr="00584CC9">
        <w:rPr>
          <w:lang w:val="en-US"/>
        </w:rPr>
        <w:lastRenderedPageBreak/>
        <w:t xml:space="preserve">8 </w:t>
      </w:r>
      <w:r w:rsidRPr="00680DA0">
        <w:t>Discussion</w:t>
      </w:r>
      <w:r w:rsidRPr="00584CC9">
        <w:rPr>
          <w:lang w:val="en-US"/>
        </w:rPr>
        <w:t xml:space="preserve"> and Conclusion</w:t>
      </w:r>
      <w:bookmarkEnd w:id="91"/>
    </w:p>
    <w:p w14:paraId="3EF1748E" w14:textId="50112F9F" w:rsidR="00974148" w:rsidRDefault="00974148" w:rsidP="00974148">
      <w:pPr>
        <w:rPr>
          <w:lang w:val="en-US"/>
        </w:rPr>
      </w:pPr>
    </w:p>
    <w:p w14:paraId="687105FA" w14:textId="368494BB" w:rsidR="000D2F5F" w:rsidRDefault="000D2F5F" w:rsidP="00FE789B">
      <w:pPr>
        <w:spacing w:line="276" w:lineRule="auto"/>
        <w:jc w:val="both"/>
        <w:rPr>
          <w:rFonts w:ascii="Arial" w:eastAsiaTheme="majorEastAsia" w:hAnsi="Arial" w:cs="Arial"/>
          <w:lang w:val="en-US"/>
        </w:rPr>
      </w:pPr>
      <w:r>
        <w:rPr>
          <w:rFonts w:ascii="Arial" w:eastAsiaTheme="majorEastAsia" w:hAnsi="Arial" w:cs="Arial"/>
          <w:lang w:val="en-US"/>
        </w:rPr>
        <w:t xml:space="preserve">From the outset, the goal </w:t>
      </w:r>
      <w:r w:rsidR="00655ECB">
        <w:rPr>
          <w:rFonts w:ascii="Arial" w:eastAsiaTheme="majorEastAsia" w:hAnsi="Arial" w:cs="Arial"/>
          <w:lang w:val="en-US"/>
        </w:rPr>
        <w:t xml:space="preserve">of this project </w:t>
      </w:r>
      <w:r>
        <w:rPr>
          <w:rFonts w:ascii="Arial" w:eastAsiaTheme="majorEastAsia" w:hAnsi="Arial" w:cs="Arial"/>
          <w:lang w:val="en-US"/>
        </w:rPr>
        <w:t>was to fully implement</w:t>
      </w:r>
      <w:r w:rsidR="00655ECB">
        <w:rPr>
          <w:rFonts w:ascii="Arial" w:eastAsiaTheme="majorEastAsia" w:hAnsi="Arial" w:cs="Arial"/>
          <w:lang w:val="en-US"/>
        </w:rPr>
        <w:t xml:space="preserve"> a genetic algorithm for the reconstruction of binary images. </w:t>
      </w:r>
      <w:r w:rsidR="005C722C">
        <w:rPr>
          <w:rFonts w:ascii="Arial" w:eastAsiaTheme="majorEastAsia" w:hAnsi="Arial" w:cs="Arial"/>
          <w:lang w:val="en-US"/>
        </w:rPr>
        <w:t xml:space="preserve">This </w:t>
      </w:r>
      <w:r w:rsidR="0047472F">
        <w:rPr>
          <w:rFonts w:ascii="Arial" w:eastAsiaTheme="majorEastAsia" w:hAnsi="Arial" w:cs="Arial"/>
          <w:lang w:val="en-US"/>
        </w:rPr>
        <w:t>has</w:t>
      </w:r>
      <w:r w:rsidR="005C722C">
        <w:rPr>
          <w:rFonts w:ascii="Arial" w:eastAsiaTheme="majorEastAsia" w:hAnsi="Arial" w:cs="Arial"/>
          <w:lang w:val="en-US"/>
        </w:rPr>
        <w:t xml:space="preserve"> proven to be a tremendously challenging task, as I </w:t>
      </w:r>
      <w:r w:rsidR="002C5848">
        <w:rPr>
          <w:rFonts w:ascii="Arial" w:eastAsiaTheme="majorEastAsia" w:hAnsi="Arial" w:cs="Arial"/>
          <w:lang w:val="en-US"/>
        </w:rPr>
        <w:t>had</w:t>
      </w:r>
      <w:r w:rsidR="005C722C">
        <w:rPr>
          <w:rFonts w:ascii="Arial" w:eastAsiaTheme="majorEastAsia" w:hAnsi="Arial" w:cs="Arial"/>
          <w:lang w:val="en-US"/>
        </w:rPr>
        <w:t xml:space="preserve"> no prior experience </w:t>
      </w:r>
      <w:r w:rsidR="002C5848">
        <w:rPr>
          <w:rFonts w:ascii="Arial" w:eastAsiaTheme="majorEastAsia" w:hAnsi="Arial" w:cs="Arial"/>
          <w:lang w:val="en-US"/>
        </w:rPr>
        <w:t>working with</w:t>
      </w:r>
      <w:r w:rsidR="005C722C">
        <w:rPr>
          <w:rFonts w:ascii="Arial" w:eastAsiaTheme="majorEastAsia" w:hAnsi="Arial" w:cs="Arial"/>
          <w:lang w:val="en-US"/>
        </w:rPr>
        <w:t xml:space="preserve"> algorithms. However, deciding to implement the algorithm from scratch, has shown me how powerful</w:t>
      </w:r>
      <w:r w:rsidR="0035297C">
        <w:rPr>
          <w:rFonts w:ascii="Arial" w:eastAsiaTheme="majorEastAsia" w:hAnsi="Arial" w:cs="Arial"/>
          <w:lang w:val="en-US"/>
        </w:rPr>
        <w:t>,</w:t>
      </w:r>
      <w:r w:rsidR="005C722C">
        <w:rPr>
          <w:rFonts w:ascii="Arial" w:eastAsiaTheme="majorEastAsia" w:hAnsi="Arial" w:cs="Arial"/>
          <w:lang w:val="en-US"/>
        </w:rPr>
        <w:t xml:space="preserve"> </w:t>
      </w:r>
      <w:r w:rsidR="00F6375E">
        <w:rPr>
          <w:rFonts w:ascii="Arial" w:eastAsiaTheme="majorEastAsia" w:hAnsi="Arial" w:cs="Arial"/>
          <w:lang w:val="en-US"/>
        </w:rPr>
        <w:t>but also</w:t>
      </w:r>
      <w:r w:rsidR="005C722C">
        <w:rPr>
          <w:rFonts w:ascii="Arial" w:eastAsiaTheme="majorEastAsia" w:hAnsi="Arial" w:cs="Arial"/>
          <w:lang w:val="en-US"/>
        </w:rPr>
        <w:t xml:space="preserve"> tricky</w:t>
      </w:r>
      <w:r w:rsidR="0035297C">
        <w:rPr>
          <w:rFonts w:ascii="Arial" w:eastAsiaTheme="majorEastAsia" w:hAnsi="Arial" w:cs="Arial"/>
          <w:lang w:val="en-US"/>
        </w:rPr>
        <w:t>,</w:t>
      </w:r>
      <w:r w:rsidR="005C722C">
        <w:rPr>
          <w:rFonts w:ascii="Arial" w:eastAsiaTheme="majorEastAsia" w:hAnsi="Arial" w:cs="Arial"/>
          <w:lang w:val="en-US"/>
        </w:rPr>
        <w:t xml:space="preserve"> </w:t>
      </w:r>
      <w:r w:rsidR="0035297C">
        <w:rPr>
          <w:rFonts w:ascii="Arial" w:eastAsiaTheme="majorEastAsia" w:hAnsi="Arial" w:cs="Arial"/>
          <w:lang w:val="en-US"/>
        </w:rPr>
        <w:t>these algorithms</w:t>
      </w:r>
      <w:r w:rsidR="005C722C">
        <w:rPr>
          <w:rFonts w:ascii="Arial" w:eastAsiaTheme="majorEastAsia" w:hAnsi="Arial" w:cs="Arial"/>
          <w:lang w:val="en-US"/>
        </w:rPr>
        <w:t xml:space="preserve"> can be.</w:t>
      </w:r>
    </w:p>
    <w:p w14:paraId="5183A2CE" w14:textId="4209A675" w:rsidR="00F6375E" w:rsidRDefault="00F6375E" w:rsidP="00FE789B">
      <w:pPr>
        <w:spacing w:line="276" w:lineRule="auto"/>
        <w:jc w:val="both"/>
        <w:rPr>
          <w:rFonts w:ascii="Arial" w:eastAsiaTheme="majorEastAsia" w:hAnsi="Arial" w:cs="Arial"/>
          <w:lang w:val="en-US"/>
        </w:rPr>
      </w:pPr>
    </w:p>
    <w:p w14:paraId="0743A662" w14:textId="7DA2B3C3" w:rsidR="00F6375E" w:rsidRDefault="00F6375E" w:rsidP="00FE789B">
      <w:pPr>
        <w:spacing w:line="276" w:lineRule="auto"/>
        <w:jc w:val="both"/>
        <w:rPr>
          <w:rFonts w:ascii="Arial" w:eastAsiaTheme="majorEastAsia" w:hAnsi="Arial" w:cs="Arial"/>
          <w:lang w:val="en-US"/>
        </w:rPr>
      </w:pPr>
      <w:r>
        <w:rPr>
          <w:rFonts w:ascii="Arial" w:eastAsiaTheme="majorEastAsia" w:hAnsi="Arial" w:cs="Arial"/>
          <w:lang w:val="en-US"/>
        </w:rPr>
        <w:t xml:space="preserve">As it was found in the literature and in practice, genetic algorithms are extremely hard to configure. Apart from their computational cost, which can be tackled easier by using a more powerful machine, this has been the main challenge. It took almost double the time to test and experiment with different parameter configurations, than implement the source code itself. And even when an optimized set of parameters was found, </w:t>
      </w:r>
      <w:r w:rsidR="000451EA">
        <w:rPr>
          <w:rFonts w:ascii="Arial" w:eastAsiaTheme="majorEastAsia" w:hAnsi="Arial" w:cs="Arial"/>
          <w:lang w:val="en-US"/>
        </w:rPr>
        <w:t>it was not</w:t>
      </w:r>
      <w:r>
        <w:rPr>
          <w:rFonts w:ascii="Arial" w:eastAsiaTheme="majorEastAsia" w:hAnsi="Arial" w:cs="Arial"/>
          <w:lang w:val="en-US"/>
        </w:rPr>
        <w:t xml:space="preserve"> adequate for images of bigger resolutions. Therefore, it is evident that these algorithms require fine tuning of their parameters, which brings me to one of the open issues I mentioned at the beginning of this project: </w:t>
      </w:r>
      <w:r>
        <w:rPr>
          <w:rFonts w:ascii="Arial" w:hAnsi="Arial" w:cs="Arial"/>
        </w:rPr>
        <w:t>finding a gl</w:t>
      </w:r>
      <w:r w:rsidRPr="00B71238">
        <w:rPr>
          <w:rFonts w:ascii="Arial" w:hAnsi="Arial" w:cs="Arial"/>
        </w:rPr>
        <w:t>obal</w:t>
      </w:r>
      <w:r>
        <w:rPr>
          <w:rFonts w:ascii="Arial" w:hAnsi="Arial" w:cs="Arial"/>
        </w:rPr>
        <w:t xml:space="preserve"> set</w:t>
      </w:r>
      <w:r w:rsidR="00FA5FFC">
        <w:rPr>
          <w:rFonts w:ascii="Arial" w:hAnsi="Arial" w:cs="Arial"/>
        </w:rPr>
        <w:t>, or the golden ratio,</w:t>
      </w:r>
      <w:r>
        <w:rPr>
          <w:rFonts w:ascii="Arial" w:hAnsi="Arial" w:cs="Arial"/>
        </w:rPr>
        <w:t xml:space="preserve"> of parameters</w:t>
      </w:r>
      <w:r w:rsidRPr="00B71238">
        <w:rPr>
          <w:rFonts w:ascii="Arial" w:hAnsi="Arial" w:cs="Arial"/>
        </w:rPr>
        <w:t xml:space="preserve"> </w:t>
      </w:r>
      <w:r w:rsidR="00FA5FFC">
        <w:rPr>
          <w:rFonts w:ascii="Arial" w:hAnsi="Arial" w:cs="Arial"/>
        </w:rPr>
        <w:t xml:space="preserve">for </w:t>
      </w:r>
      <w:r w:rsidRPr="00B71238">
        <w:rPr>
          <w:rFonts w:ascii="Arial" w:hAnsi="Arial" w:cs="Arial"/>
        </w:rPr>
        <w:t xml:space="preserve">GA operators to reduce complexity </w:t>
      </w:r>
      <w:r w:rsidR="00FA5FFC">
        <w:rPr>
          <w:rFonts w:ascii="Arial" w:hAnsi="Arial" w:cs="Arial"/>
        </w:rPr>
        <w:t>and increase performance.</w:t>
      </w:r>
    </w:p>
    <w:p w14:paraId="22676ECD" w14:textId="3F608611" w:rsidR="000D2F5F" w:rsidRDefault="000D2F5F" w:rsidP="00FE789B">
      <w:pPr>
        <w:spacing w:line="276" w:lineRule="auto"/>
        <w:jc w:val="both"/>
        <w:rPr>
          <w:rFonts w:ascii="Arial" w:eastAsiaTheme="majorEastAsia" w:hAnsi="Arial" w:cs="Arial"/>
          <w:lang w:val="en-US"/>
        </w:rPr>
      </w:pPr>
    </w:p>
    <w:p w14:paraId="3E5CBDE7" w14:textId="1C39AEAD" w:rsidR="00974148" w:rsidRDefault="00961D85" w:rsidP="00FE789B">
      <w:pPr>
        <w:spacing w:line="276" w:lineRule="auto"/>
        <w:jc w:val="both"/>
        <w:rPr>
          <w:rFonts w:ascii="Arial" w:eastAsiaTheme="majorEastAsia" w:hAnsi="Arial" w:cs="Arial"/>
          <w:lang w:val="en-US"/>
        </w:rPr>
      </w:pPr>
      <w:r>
        <w:rPr>
          <w:rFonts w:ascii="Arial" w:eastAsiaTheme="majorEastAsia" w:hAnsi="Arial" w:cs="Arial"/>
          <w:lang w:val="en-US"/>
        </w:rPr>
        <w:t xml:space="preserve">If I </w:t>
      </w:r>
      <w:r w:rsidR="00321231">
        <w:rPr>
          <w:rFonts w:ascii="Arial" w:eastAsiaTheme="majorEastAsia" w:hAnsi="Arial" w:cs="Arial"/>
          <w:lang w:val="en-US"/>
        </w:rPr>
        <w:t>were</w:t>
      </w:r>
      <w:r>
        <w:rPr>
          <w:rFonts w:ascii="Arial" w:eastAsiaTheme="majorEastAsia" w:hAnsi="Arial" w:cs="Arial"/>
          <w:lang w:val="en-US"/>
        </w:rPr>
        <w:t xml:space="preserve"> to </w:t>
      </w:r>
      <w:r w:rsidR="00321231">
        <w:rPr>
          <w:rFonts w:ascii="Arial" w:eastAsiaTheme="majorEastAsia" w:hAnsi="Arial" w:cs="Arial"/>
          <w:lang w:val="en-US"/>
        </w:rPr>
        <w:t xml:space="preserve">take on this project again, there are several things that I would have addressed or approached differently. Firstly, I would start using Trello to track my work sooner. The first few weeks have been </w:t>
      </w:r>
      <w:r w:rsidR="000451EA">
        <w:rPr>
          <w:rFonts w:ascii="Arial" w:eastAsiaTheme="majorEastAsia" w:hAnsi="Arial" w:cs="Arial"/>
          <w:lang w:val="en-US"/>
        </w:rPr>
        <w:t>sporadic, with work being done in various fronts without any meaningful progress being done</w:t>
      </w:r>
      <w:r w:rsidR="00321231">
        <w:rPr>
          <w:rFonts w:ascii="Arial" w:eastAsiaTheme="majorEastAsia" w:hAnsi="Arial" w:cs="Arial"/>
          <w:lang w:val="en-US"/>
        </w:rPr>
        <w:t>. Also, I would start the implementation of classes from the onset. My initial approach was to not use classes at all, as this was complicating the code. Thankfully, after just two weeks, it was obvious that such an approach would not work, and classes were introduced to the code</w:t>
      </w:r>
      <w:r w:rsidR="006C7BEF" w:rsidRPr="00584CC9">
        <w:rPr>
          <w:rFonts w:ascii="Arial" w:eastAsiaTheme="majorEastAsia" w:hAnsi="Arial" w:cs="Arial"/>
          <w:lang w:val="en-US"/>
        </w:rPr>
        <w:t>.</w:t>
      </w:r>
      <w:r w:rsidR="00321231">
        <w:rPr>
          <w:rFonts w:ascii="Arial" w:eastAsiaTheme="majorEastAsia" w:hAnsi="Arial" w:cs="Arial"/>
          <w:lang w:val="en-US"/>
        </w:rPr>
        <w:t xml:space="preserve"> </w:t>
      </w:r>
      <w:r w:rsidR="00287C1D">
        <w:rPr>
          <w:rFonts w:ascii="Arial" w:eastAsiaTheme="majorEastAsia" w:hAnsi="Arial" w:cs="Arial"/>
          <w:lang w:val="en-US"/>
        </w:rPr>
        <w:t>Another shortcoming of this project</w:t>
      </w:r>
      <w:r w:rsidR="00321231">
        <w:rPr>
          <w:rFonts w:ascii="Arial" w:eastAsiaTheme="majorEastAsia" w:hAnsi="Arial" w:cs="Arial"/>
          <w:lang w:val="en-US"/>
        </w:rPr>
        <w:t xml:space="preserve"> was not implementing the functionality to run the algorithm till maximum fitness was reached.</w:t>
      </w:r>
      <w:r w:rsidR="006C7BEF" w:rsidRPr="00584CC9">
        <w:rPr>
          <w:rFonts w:ascii="Arial" w:eastAsiaTheme="majorEastAsia" w:hAnsi="Arial" w:cs="Arial"/>
          <w:lang w:val="en-US"/>
        </w:rPr>
        <w:t xml:space="preserve"> </w:t>
      </w:r>
      <w:r w:rsidR="006C7BEF">
        <w:rPr>
          <w:rFonts w:ascii="Arial" w:eastAsiaTheme="majorEastAsia" w:hAnsi="Arial" w:cs="Arial"/>
          <w:lang w:val="en-US"/>
        </w:rPr>
        <w:t>It was evident that such</w:t>
      </w:r>
      <w:r w:rsidR="006C7BEF" w:rsidRPr="00584CC9">
        <w:rPr>
          <w:rFonts w:ascii="Arial" w:eastAsiaTheme="majorEastAsia" w:hAnsi="Arial" w:cs="Arial"/>
          <w:lang w:val="en-US"/>
        </w:rPr>
        <w:t xml:space="preserve"> a functionality would be useful, however, it was too late to make the changes needed to accommodate this, as it would require refactoring most of the </w:t>
      </w:r>
      <w:r w:rsidR="006C7BEF">
        <w:rPr>
          <w:rFonts w:ascii="Arial" w:eastAsiaTheme="majorEastAsia" w:hAnsi="Arial" w:cs="Arial"/>
          <w:lang w:val="en-US"/>
        </w:rPr>
        <w:t>code</w:t>
      </w:r>
      <w:r w:rsidR="006C7BEF" w:rsidRPr="00584CC9">
        <w:rPr>
          <w:rFonts w:ascii="Arial" w:eastAsiaTheme="majorEastAsia" w:hAnsi="Arial" w:cs="Arial"/>
          <w:lang w:val="en-US"/>
        </w:rPr>
        <w:t xml:space="preserve">, a task both difficult and time-consuming. </w:t>
      </w:r>
      <w:r w:rsidR="00287C1D">
        <w:rPr>
          <w:rFonts w:ascii="Arial" w:eastAsiaTheme="majorEastAsia" w:hAnsi="Arial" w:cs="Arial"/>
          <w:lang w:val="en-US"/>
        </w:rPr>
        <w:t>However, o</w:t>
      </w:r>
      <w:r w:rsidR="006C7BEF" w:rsidRPr="00584CC9">
        <w:rPr>
          <w:rFonts w:ascii="Arial" w:eastAsiaTheme="majorEastAsia" w:hAnsi="Arial" w:cs="Arial"/>
          <w:lang w:val="en-US"/>
        </w:rPr>
        <w:t>ne way to combat this issue is to increase the number of generations to a large number, e.g., 10000 generations, so that the population has enough time to reach its peak.</w:t>
      </w:r>
      <w:r w:rsidR="00287C1D">
        <w:rPr>
          <w:rFonts w:ascii="Arial" w:eastAsiaTheme="majorEastAsia" w:hAnsi="Arial" w:cs="Arial"/>
          <w:lang w:val="en-US"/>
        </w:rPr>
        <w:t xml:space="preserve"> This approach is not optimal, but we can achieve this with the current code. Last but not least, I would have spent more time researching and familiarizing myself with new types of testing, such as mock testing for the Algorithm class.</w:t>
      </w:r>
    </w:p>
    <w:p w14:paraId="191033D4" w14:textId="1DA11A05" w:rsidR="00287C1D" w:rsidRDefault="00287C1D" w:rsidP="00FE789B">
      <w:pPr>
        <w:spacing w:line="276" w:lineRule="auto"/>
        <w:jc w:val="both"/>
        <w:rPr>
          <w:rFonts w:ascii="Arial" w:eastAsiaTheme="majorEastAsia" w:hAnsi="Arial" w:cs="Arial"/>
          <w:lang w:val="en-US"/>
        </w:rPr>
      </w:pPr>
    </w:p>
    <w:p w14:paraId="486FE8AA" w14:textId="3D317802" w:rsidR="00287C1D" w:rsidRDefault="00FE789B" w:rsidP="00FE789B">
      <w:pPr>
        <w:spacing w:line="276" w:lineRule="auto"/>
        <w:jc w:val="both"/>
        <w:rPr>
          <w:rFonts w:ascii="Arial" w:eastAsiaTheme="majorEastAsia" w:hAnsi="Arial" w:cs="Arial"/>
          <w:lang w:val="en-US"/>
        </w:rPr>
      </w:pPr>
      <w:r>
        <w:rPr>
          <w:rFonts w:ascii="Arial" w:eastAsiaTheme="majorEastAsia" w:hAnsi="Arial" w:cs="Arial"/>
          <w:lang w:val="en-US"/>
        </w:rPr>
        <w:t xml:space="preserve">In terms of future work, a friendlier user interface would be the first thing to implement. This would allow tuning of the parameters without accessing the code files. Even </w:t>
      </w:r>
      <w:r w:rsidR="00E74957">
        <w:rPr>
          <w:rFonts w:ascii="Arial" w:eastAsiaTheme="majorEastAsia" w:hAnsi="Arial" w:cs="Arial"/>
          <w:lang w:val="en-US"/>
        </w:rPr>
        <w:t>enabling parameter tuning</w:t>
      </w:r>
      <w:r>
        <w:rPr>
          <w:rFonts w:ascii="Arial" w:eastAsiaTheme="majorEastAsia" w:hAnsi="Arial" w:cs="Arial"/>
          <w:lang w:val="en-US"/>
        </w:rPr>
        <w:t xml:space="preserve"> during the run </w:t>
      </w:r>
      <w:r w:rsidR="00E74957">
        <w:rPr>
          <w:rFonts w:ascii="Arial" w:eastAsiaTheme="majorEastAsia" w:hAnsi="Arial" w:cs="Arial"/>
          <w:lang w:val="en-US"/>
        </w:rPr>
        <w:t xml:space="preserve">would be an interesting idea for this kind of algorithm. </w:t>
      </w:r>
      <w:r w:rsidR="00BF346D">
        <w:rPr>
          <w:rFonts w:ascii="Arial" w:eastAsiaTheme="majorEastAsia" w:hAnsi="Arial" w:cs="Arial"/>
          <w:lang w:val="en-US"/>
        </w:rPr>
        <w:t xml:space="preserve">Also, as mentioned earlier, being able to run the algorithm indefinitely till optimal fitness has been reached would be at the top of the next functionalities to introduce. However, as the work of this project was carried out to test whether there is a difference between the three crossover methods discussed, I do not believe that missing </w:t>
      </w:r>
      <w:r w:rsidR="000451EA">
        <w:rPr>
          <w:rFonts w:ascii="Arial" w:eastAsiaTheme="majorEastAsia" w:hAnsi="Arial" w:cs="Arial"/>
          <w:lang w:val="en-US"/>
        </w:rPr>
        <w:t xml:space="preserve">this </w:t>
      </w:r>
      <w:r w:rsidR="00BF346D">
        <w:rPr>
          <w:rFonts w:ascii="Arial" w:eastAsiaTheme="majorEastAsia" w:hAnsi="Arial" w:cs="Arial"/>
          <w:lang w:val="en-US"/>
        </w:rPr>
        <w:t xml:space="preserve">functionality has been detrimental to the overall objectives and/or aim. It </w:t>
      </w:r>
      <w:r w:rsidR="00BF346D">
        <w:rPr>
          <w:rFonts w:ascii="Arial" w:eastAsiaTheme="majorEastAsia" w:hAnsi="Arial" w:cs="Arial"/>
          <w:lang w:val="en-US"/>
        </w:rPr>
        <w:lastRenderedPageBreak/>
        <w:t xml:space="preserve">was </w:t>
      </w:r>
      <w:r w:rsidR="000451EA">
        <w:rPr>
          <w:rFonts w:ascii="Arial" w:eastAsiaTheme="majorEastAsia" w:hAnsi="Arial" w:cs="Arial"/>
          <w:lang w:val="en-US"/>
        </w:rPr>
        <w:t xml:space="preserve">only </w:t>
      </w:r>
      <w:r w:rsidR="00BF346D">
        <w:rPr>
          <w:rFonts w:ascii="Arial" w:eastAsiaTheme="majorEastAsia" w:hAnsi="Arial" w:cs="Arial"/>
          <w:lang w:val="en-US"/>
        </w:rPr>
        <w:t xml:space="preserve">needed for the algorithm to </w:t>
      </w:r>
      <w:r w:rsidR="000451EA">
        <w:rPr>
          <w:rFonts w:ascii="Arial" w:eastAsiaTheme="majorEastAsia" w:hAnsi="Arial" w:cs="Arial"/>
          <w:lang w:val="en-US"/>
        </w:rPr>
        <w:t xml:space="preserve">try and </w:t>
      </w:r>
      <w:r w:rsidR="00BF346D">
        <w:rPr>
          <w:rFonts w:ascii="Arial" w:eastAsiaTheme="majorEastAsia" w:hAnsi="Arial" w:cs="Arial"/>
          <w:lang w:val="en-US"/>
        </w:rPr>
        <w:t>reconstruct a binary image.</w:t>
      </w:r>
      <w:r w:rsidR="003D6710">
        <w:rPr>
          <w:rFonts w:ascii="Arial" w:eastAsiaTheme="majorEastAsia" w:hAnsi="Arial" w:cs="Arial"/>
          <w:lang w:val="en-US"/>
        </w:rPr>
        <w:t xml:space="preserve"> Also, many different methods, for all operators can be found in the literature. If these were implemented, it would allow to expand the area of work this algorithm can be used on, and even, use it as a basis for a software library. </w:t>
      </w:r>
    </w:p>
    <w:p w14:paraId="0AED5878" w14:textId="4E67AE56" w:rsidR="000D2F5F" w:rsidRDefault="000D2F5F" w:rsidP="00FE789B">
      <w:pPr>
        <w:autoSpaceDE w:val="0"/>
        <w:autoSpaceDN w:val="0"/>
        <w:adjustRightInd w:val="0"/>
        <w:spacing w:line="276" w:lineRule="auto"/>
        <w:jc w:val="both"/>
        <w:rPr>
          <w:rFonts w:ascii="Arial" w:eastAsiaTheme="majorEastAsia" w:hAnsi="Arial" w:cs="Arial"/>
          <w:lang w:val="en-US"/>
        </w:rPr>
      </w:pPr>
    </w:p>
    <w:p w14:paraId="7A9802AA" w14:textId="64CD56E8" w:rsidR="000D2F5F" w:rsidRDefault="000D2F5F" w:rsidP="00FE789B">
      <w:pPr>
        <w:autoSpaceDE w:val="0"/>
        <w:autoSpaceDN w:val="0"/>
        <w:adjustRightInd w:val="0"/>
        <w:spacing w:line="276" w:lineRule="auto"/>
        <w:jc w:val="both"/>
        <w:rPr>
          <w:rFonts w:ascii="Arial" w:eastAsiaTheme="majorEastAsia" w:hAnsi="Arial" w:cs="Arial"/>
          <w:lang w:val="en-US"/>
        </w:rPr>
      </w:pPr>
      <w:r w:rsidRPr="000D2F5F">
        <w:rPr>
          <w:rFonts w:ascii="Arial" w:eastAsiaTheme="majorEastAsia" w:hAnsi="Arial" w:cs="Arial"/>
          <w:lang w:val="en-US"/>
        </w:rPr>
        <w:t xml:space="preserve">Considered as a whole, the project has resulted in a software </w:t>
      </w:r>
      <w:r w:rsidR="00122927">
        <w:rPr>
          <w:rFonts w:ascii="Arial" w:eastAsiaTheme="majorEastAsia" w:hAnsi="Arial" w:cs="Arial"/>
          <w:lang w:val="en-US"/>
        </w:rPr>
        <w:t>program</w:t>
      </w:r>
      <w:r w:rsidRPr="000D2F5F">
        <w:rPr>
          <w:rFonts w:ascii="Arial" w:eastAsiaTheme="majorEastAsia" w:hAnsi="Arial" w:cs="Arial"/>
          <w:lang w:val="en-US"/>
        </w:rPr>
        <w:t xml:space="preserve"> that could be deployed in its current form for the </w:t>
      </w:r>
      <w:r w:rsidR="00122927">
        <w:rPr>
          <w:rFonts w:ascii="Arial" w:eastAsiaTheme="majorEastAsia" w:hAnsi="Arial" w:cs="Arial"/>
          <w:lang w:val="en-US"/>
        </w:rPr>
        <w:t>reconstruction of binary images</w:t>
      </w:r>
      <w:r w:rsidRPr="000D2F5F">
        <w:rPr>
          <w:rFonts w:ascii="Arial" w:eastAsiaTheme="majorEastAsia" w:hAnsi="Arial" w:cs="Arial"/>
          <w:lang w:val="en-US"/>
        </w:rPr>
        <w:t xml:space="preserve">. </w:t>
      </w:r>
      <w:r w:rsidR="005C722C">
        <w:rPr>
          <w:rFonts w:ascii="Arial" w:eastAsiaTheme="majorEastAsia" w:hAnsi="Arial" w:cs="Arial"/>
          <w:lang w:val="en-US"/>
        </w:rPr>
        <w:t xml:space="preserve">It has </w:t>
      </w:r>
      <w:r w:rsidR="005C722C" w:rsidRPr="00FC3692">
        <w:rPr>
          <w:rFonts w:ascii="Arial" w:eastAsiaTheme="majorEastAsia" w:hAnsi="Arial" w:cs="Arial"/>
          <w:lang w:val="en-US"/>
        </w:rPr>
        <w:t>been a highly educational and enjoyable experience. The project has provided a better understanding</w:t>
      </w:r>
      <w:r w:rsidR="005C722C">
        <w:rPr>
          <w:rFonts w:ascii="Arial" w:eastAsiaTheme="majorEastAsia" w:hAnsi="Arial" w:cs="Arial"/>
          <w:lang w:val="en-US"/>
        </w:rPr>
        <w:t xml:space="preserve"> </w:t>
      </w:r>
      <w:r w:rsidR="005C722C" w:rsidRPr="00FC3692">
        <w:rPr>
          <w:rFonts w:ascii="Arial" w:eastAsiaTheme="majorEastAsia" w:hAnsi="Arial" w:cs="Arial"/>
          <w:lang w:val="en-US"/>
        </w:rPr>
        <w:t>of the software development cycle</w:t>
      </w:r>
      <w:r w:rsidR="005C722C">
        <w:rPr>
          <w:rFonts w:ascii="Arial" w:eastAsiaTheme="majorEastAsia" w:hAnsi="Arial" w:cs="Arial"/>
          <w:lang w:val="en-US"/>
        </w:rPr>
        <w:t xml:space="preserve">, </w:t>
      </w:r>
      <w:r w:rsidR="009B3854">
        <w:rPr>
          <w:rFonts w:ascii="Arial" w:eastAsiaTheme="majorEastAsia" w:hAnsi="Arial" w:cs="Arial"/>
          <w:lang w:val="en-US"/>
        </w:rPr>
        <w:t xml:space="preserve">especially </w:t>
      </w:r>
      <w:r w:rsidR="005C722C">
        <w:rPr>
          <w:rFonts w:ascii="Arial" w:eastAsiaTheme="majorEastAsia" w:hAnsi="Arial" w:cs="Arial"/>
          <w:lang w:val="en-US"/>
        </w:rPr>
        <w:t>using an agile methodology,</w:t>
      </w:r>
      <w:r w:rsidR="005C722C" w:rsidRPr="00FC3692">
        <w:rPr>
          <w:rFonts w:ascii="Arial" w:eastAsiaTheme="majorEastAsia" w:hAnsi="Arial" w:cs="Arial"/>
          <w:lang w:val="en-US"/>
        </w:rPr>
        <w:t xml:space="preserve"> and confidence in experimenting</w:t>
      </w:r>
      <w:r w:rsidR="005C722C">
        <w:rPr>
          <w:rFonts w:ascii="Arial" w:eastAsiaTheme="majorEastAsia" w:hAnsi="Arial" w:cs="Arial"/>
          <w:lang w:val="en-US"/>
        </w:rPr>
        <w:t xml:space="preserve"> </w:t>
      </w:r>
      <w:r w:rsidR="005C722C" w:rsidRPr="00FC3692">
        <w:rPr>
          <w:rFonts w:ascii="Arial" w:eastAsiaTheme="majorEastAsia" w:hAnsi="Arial" w:cs="Arial"/>
          <w:lang w:val="en-US"/>
        </w:rPr>
        <w:t>with new technologies and ideas has been acquired.</w:t>
      </w:r>
      <w:r w:rsidR="005C722C">
        <w:rPr>
          <w:rFonts w:ascii="Arial" w:eastAsiaTheme="majorEastAsia" w:hAnsi="Arial" w:cs="Arial"/>
          <w:lang w:val="en-US"/>
        </w:rPr>
        <w:t xml:space="preserve"> </w:t>
      </w:r>
      <w:r w:rsidR="00536780">
        <w:rPr>
          <w:rFonts w:ascii="Arial" w:eastAsiaTheme="majorEastAsia" w:hAnsi="Arial" w:cs="Arial"/>
          <w:lang w:val="en-US"/>
        </w:rPr>
        <w:t>Last but not least, i</w:t>
      </w:r>
      <w:r w:rsidR="005C722C">
        <w:rPr>
          <w:rFonts w:ascii="Arial" w:eastAsiaTheme="majorEastAsia" w:hAnsi="Arial" w:cs="Arial"/>
          <w:lang w:val="en-US"/>
        </w:rPr>
        <w:t>t has been an absolute pleasure working on this project, as it</w:t>
      </w:r>
      <w:r w:rsidR="00536780">
        <w:rPr>
          <w:rFonts w:ascii="Arial" w:eastAsiaTheme="majorEastAsia" w:hAnsi="Arial" w:cs="Arial"/>
          <w:lang w:val="en-US"/>
        </w:rPr>
        <w:t xml:space="preserve"> has</w:t>
      </w:r>
      <w:r w:rsidR="005C722C">
        <w:rPr>
          <w:rFonts w:ascii="Arial" w:eastAsiaTheme="majorEastAsia" w:hAnsi="Arial" w:cs="Arial"/>
          <w:lang w:val="en-US"/>
        </w:rPr>
        <w:t xml:space="preserve"> allowed me to combine my passions for computer science, algorithms</w:t>
      </w:r>
      <w:r w:rsidR="00961D85">
        <w:rPr>
          <w:rFonts w:ascii="Arial" w:eastAsiaTheme="majorEastAsia" w:hAnsi="Arial" w:cs="Arial"/>
          <w:lang w:val="en-US"/>
        </w:rPr>
        <w:t>,</w:t>
      </w:r>
      <w:r w:rsidR="005C722C">
        <w:rPr>
          <w:rFonts w:ascii="Arial" w:eastAsiaTheme="majorEastAsia" w:hAnsi="Arial" w:cs="Arial"/>
          <w:lang w:val="en-US"/>
        </w:rPr>
        <w:t xml:space="preserve"> and genetics.</w:t>
      </w:r>
    </w:p>
    <w:p w14:paraId="2DCD748F" w14:textId="3DFD596E" w:rsidR="00180801" w:rsidRDefault="00180801" w:rsidP="00FE789B">
      <w:pPr>
        <w:autoSpaceDE w:val="0"/>
        <w:autoSpaceDN w:val="0"/>
        <w:adjustRightInd w:val="0"/>
        <w:spacing w:line="276" w:lineRule="auto"/>
        <w:jc w:val="both"/>
        <w:rPr>
          <w:rFonts w:ascii="Arial" w:eastAsiaTheme="majorEastAsia" w:hAnsi="Arial" w:cs="Arial"/>
          <w:lang w:val="en-US"/>
        </w:rPr>
      </w:pPr>
    </w:p>
    <w:p w14:paraId="3B5CB5BD" w14:textId="2C9A1DD3" w:rsidR="00180801" w:rsidRDefault="00180801" w:rsidP="00FE789B">
      <w:pPr>
        <w:autoSpaceDE w:val="0"/>
        <w:autoSpaceDN w:val="0"/>
        <w:adjustRightInd w:val="0"/>
        <w:spacing w:line="276" w:lineRule="auto"/>
        <w:rPr>
          <w:rFonts w:ascii="Arial" w:eastAsiaTheme="majorEastAsia" w:hAnsi="Arial" w:cs="Arial"/>
          <w:lang w:val="en-US"/>
        </w:rPr>
      </w:pPr>
      <w:r w:rsidRPr="00180801">
        <w:rPr>
          <w:rFonts w:ascii="Arial" w:eastAsiaTheme="majorEastAsia" w:hAnsi="Arial" w:cs="Arial"/>
          <w:lang w:val="en-US"/>
        </w:rPr>
        <w:t xml:space="preserve">Ultimately the question is whether the project </w:t>
      </w:r>
      <w:r w:rsidR="00FA5FFC">
        <w:rPr>
          <w:rFonts w:ascii="Arial" w:eastAsiaTheme="majorEastAsia" w:hAnsi="Arial" w:cs="Arial"/>
          <w:lang w:val="en-US"/>
        </w:rPr>
        <w:t xml:space="preserve">has met all objectives and </w:t>
      </w:r>
      <w:r w:rsidR="00FE0FAC">
        <w:rPr>
          <w:rFonts w:ascii="Arial" w:eastAsiaTheme="majorEastAsia" w:hAnsi="Arial" w:cs="Arial"/>
          <w:lang w:val="en-US"/>
        </w:rPr>
        <w:t xml:space="preserve">the </w:t>
      </w:r>
      <w:r w:rsidR="00FA5FFC">
        <w:rPr>
          <w:rFonts w:ascii="Arial" w:eastAsiaTheme="majorEastAsia" w:hAnsi="Arial" w:cs="Arial"/>
          <w:lang w:val="en-US"/>
        </w:rPr>
        <w:t>overall aim</w:t>
      </w:r>
      <w:r w:rsidRPr="00180801">
        <w:rPr>
          <w:rFonts w:ascii="Arial" w:eastAsiaTheme="majorEastAsia" w:hAnsi="Arial" w:cs="Arial"/>
          <w:lang w:val="en-US"/>
        </w:rPr>
        <w:t xml:space="preserve">. My assertion is </w:t>
      </w:r>
      <w:r>
        <w:rPr>
          <w:rFonts w:ascii="Arial" w:eastAsiaTheme="majorEastAsia" w:hAnsi="Arial" w:cs="Arial"/>
          <w:lang w:val="en-US"/>
        </w:rPr>
        <w:t>t</w:t>
      </w:r>
      <w:r w:rsidRPr="00180801">
        <w:rPr>
          <w:rFonts w:ascii="Arial" w:eastAsiaTheme="majorEastAsia" w:hAnsi="Arial" w:cs="Arial"/>
          <w:lang w:val="en-US"/>
        </w:rPr>
        <w:t>hat it has done so in the</w:t>
      </w:r>
      <w:r>
        <w:rPr>
          <w:rFonts w:ascii="Arial" w:eastAsiaTheme="majorEastAsia" w:hAnsi="Arial" w:cs="Arial"/>
          <w:lang w:val="en-US"/>
        </w:rPr>
        <w:t xml:space="preserve"> </w:t>
      </w:r>
      <w:r w:rsidRPr="00180801">
        <w:rPr>
          <w:rFonts w:ascii="Arial" w:eastAsiaTheme="majorEastAsia" w:hAnsi="Arial" w:cs="Arial"/>
          <w:lang w:val="en-US"/>
        </w:rPr>
        <w:t>following ways:</w:t>
      </w:r>
    </w:p>
    <w:p w14:paraId="34B9A875" w14:textId="4AA74082" w:rsidR="00655ECB" w:rsidRDefault="00655ECB" w:rsidP="00FE789B">
      <w:pPr>
        <w:pStyle w:val="ListParagraph"/>
        <w:numPr>
          <w:ilvl w:val="0"/>
          <w:numId w:val="12"/>
        </w:numPr>
        <w:autoSpaceDE w:val="0"/>
        <w:autoSpaceDN w:val="0"/>
        <w:adjustRightInd w:val="0"/>
        <w:spacing w:line="276" w:lineRule="auto"/>
        <w:rPr>
          <w:rFonts w:ascii="Arial" w:eastAsiaTheme="majorEastAsia" w:hAnsi="Arial" w:cs="Arial"/>
          <w:lang w:val="en-US"/>
        </w:rPr>
      </w:pPr>
      <w:r>
        <w:rPr>
          <w:rFonts w:ascii="Arial" w:eastAsiaTheme="majorEastAsia" w:hAnsi="Arial" w:cs="Arial"/>
          <w:lang w:val="en-US"/>
        </w:rPr>
        <w:t>A genetic algorithm was implemented in whole, without the use of external GA libraries.</w:t>
      </w:r>
    </w:p>
    <w:p w14:paraId="0D628D34" w14:textId="3EE3A3F7" w:rsidR="00655ECB" w:rsidRDefault="00B7042C" w:rsidP="00FE789B">
      <w:pPr>
        <w:pStyle w:val="ListParagraph"/>
        <w:numPr>
          <w:ilvl w:val="0"/>
          <w:numId w:val="12"/>
        </w:numPr>
        <w:autoSpaceDE w:val="0"/>
        <w:autoSpaceDN w:val="0"/>
        <w:adjustRightInd w:val="0"/>
        <w:spacing w:line="276" w:lineRule="auto"/>
        <w:rPr>
          <w:rFonts w:ascii="Arial" w:eastAsiaTheme="majorEastAsia" w:hAnsi="Arial" w:cs="Arial"/>
          <w:lang w:val="en-US"/>
        </w:rPr>
      </w:pPr>
      <w:r>
        <w:rPr>
          <w:rFonts w:ascii="Arial" w:eastAsiaTheme="majorEastAsia" w:hAnsi="Arial" w:cs="Arial"/>
          <w:lang w:val="en-US"/>
        </w:rPr>
        <w:t>All three crossover methods were implemented in full.</w:t>
      </w:r>
    </w:p>
    <w:p w14:paraId="3E160DAD" w14:textId="5BF67716" w:rsidR="00B7042C" w:rsidRDefault="00FA5FFC" w:rsidP="00FE789B">
      <w:pPr>
        <w:pStyle w:val="ListParagraph"/>
        <w:numPr>
          <w:ilvl w:val="0"/>
          <w:numId w:val="12"/>
        </w:numPr>
        <w:autoSpaceDE w:val="0"/>
        <w:autoSpaceDN w:val="0"/>
        <w:adjustRightInd w:val="0"/>
        <w:spacing w:line="276" w:lineRule="auto"/>
        <w:rPr>
          <w:rFonts w:ascii="Arial" w:eastAsiaTheme="majorEastAsia" w:hAnsi="Arial" w:cs="Arial"/>
          <w:lang w:val="en-US"/>
        </w:rPr>
      </w:pPr>
      <w:r>
        <w:rPr>
          <w:rFonts w:ascii="Arial" w:eastAsiaTheme="majorEastAsia" w:hAnsi="Arial" w:cs="Arial"/>
          <w:lang w:val="en-US"/>
        </w:rPr>
        <w:t>The algorithm is able to g</w:t>
      </w:r>
      <w:r w:rsidR="00B7042C">
        <w:rPr>
          <w:rFonts w:ascii="Arial" w:eastAsiaTheme="majorEastAsia" w:hAnsi="Arial" w:cs="Arial"/>
          <w:lang w:val="en-US"/>
        </w:rPr>
        <w:t xml:space="preserve">enerate and save images and graphs during </w:t>
      </w:r>
      <w:r>
        <w:rPr>
          <w:rFonts w:ascii="Arial" w:eastAsiaTheme="majorEastAsia" w:hAnsi="Arial" w:cs="Arial"/>
          <w:lang w:val="en-US"/>
        </w:rPr>
        <w:t xml:space="preserve">its </w:t>
      </w:r>
      <w:r w:rsidR="00B7042C">
        <w:rPr>
          <w:rFonts w:ascii="Arial" w:eastAsiaTheme="majorEastAsia" w:hAnsi="Arial" w:cs="Arial"/>
          <w:lang w:val="en-US"/>
        </w:rPr>
        <w:t>runs.</w:t>
      </w:r>
    </w:p>
    <w:p w14:paraId="481DFC83" w14:textId="2CE26E1F" w:rsidR="00B7042C" w:rsidRPr="00655ECB" w:rsidRDefault="00B7042C" w:rsidP="00FE789B">
      <w:pPr>
        <w:pStyle w:val="ListParagraph"/>
        <w:numPr>
          <w:ilvl w:val="0"/>
          <w:numId w:val="12"/>
        </w:numPr>
        <w:autoSpaceDE w:val="0"/>
        <w:autoSpaceDN w:val="0"/>
        <w:adjustRightInd w:val="0"/>
        <w:spacing w:line="276" w:lineRule="auto"/>
        <w:rPr>
          <w:rFonts w:ascii="Arial" w:eastAsiaTheme="majorEastAsia" w:hAnsi="Arial" w:cs="Arial"/>
          <w:lang w:val="en-US"/>
        </w:rPr>
      </w:pPr>
      <w:r>
        <w:rPr>
          <w:rFonts w:ascii="Arial" w:eastAsiaTheme="majorEastAsia" w:hAnsi="Arial" w:cs="Arial"/>
          <w:lang w:val="en-US"/>
        </w:rPr>
        <w:t xml:space="preserve">Statistically compare the </w:t>
      </w:r>
      <w:r w:rsidR="00FA5FFC">
        <w:rPr>
          <w:rFonts w:ascii="Arial" w:eastAsiaTheme="majorEastAsia" w:hAnsi="Arial" w:cs="Arial"/>
          <w:lang w:val="en-US"/>
        </w:rPr>
        <w:t>data collected</w:t>
      </w:r>
      <w:r w:rsidR="00A4598D">
        <w:rPr>
          <w:rFonts w:ascii="Arial" w:eastAsiaTheme="majorEastAsia" w:hAnsi="Arial" w:cs="Arial"/>
          <w:lang w:val="en-US"/>
        </w:rPr>
        <w:t xml:space="preserve"> from the algorithmic runs</w:t>
      </w:r>
      <w:r>
        <w:rPr>
          <w:rFonts w:ascii="Arial" w:eastAsiaTheme="majorEastAsia" w:hAnsi="Arial" w:cs="Arial"/>
          <w:lang w:val="en-US"/>
        </w:rPr>
        <w:t xml:space="preserve"> and </w:t>
      </w:r>
      <w:r w:rsidR="00FA5FFC">
        <w:rPr>
          <w:rFonts w:ascii="Arial" w:eastAsiaTheme="majorEastAsia" w:hAnsi="Arial" w:cs="Arial"/>
          <w:lang w:val="en-US"/>
        </w:rPr>
        <w:t>find supporting evidence for the alternative hypothesis</w:t>
      </w:r>
      <w:r w:rsidR="00122927">
        <w:rPr>
          <w:rFonts w:ascii="Arial" w:eastAsiaTheme="majorEastAsia" w:hAnsi="Arial" w:cs="Arial"/>
          <w:lang w:val="en-US"/>
        </w:rPr>
        <w:t>.</w:t>
      </w:r>
    </w:p>
    <w:p w14:paraId="3F1F5834" w14:textId="099F5E2D" w:rsidR="00180801" w:rsidRDefault="00180801" w:rsidP="00180801">
      <w:pPr>
        <w:autoSpaceDE w:val="0"/>
        <w:autoSpaceDN w:val="0"/>
        <w:adjustRightInd w:val="0"/>
        <w:rPr>
          <w:rFonts w:ascii="Arial" w:eastAsiaTheme="majorEastAsia" w:hAnsi="Arial" w:cs="Arial"/>
          <w:lang w:val="en-US"/>
        </w:rPr>
      </w:pPr>
    </w:p>
    <w:p w14:paraId="5DD6A0A1" w14:textId="0DDD2E30" w:rsidR="00180801" w:rsidRDefault="00180801" w:rsidP="00180801">
      <w:pPr>
        <w:autoSpaceDE w:val="0"/>
        <w:autoSpaceDN w:val="0"/>
        <w:adjustRightInd w:val="0"/>
        <w:rPr>
          <w:rFonts w:ascii="Arial" w:eastAsiaTheme="majorEastAsia" w:hAnsi="Arial" w:cs="Arial"/>
          <w:lang w:val="en-US"/>
        </w:rPr>
      </w:pPr>
    </w:p>
    <w:p w14:paraId="794197EA" w14:textId="646DD9DA" w:rsidR="00180801" w:rsidRDefault="00180801" w:rsidP="00180801">
      <w:pPr>
        <w:autoSpaceDE w:val="0"/>
        <w:autoSpaceDN w:val="0"/>
        <w:adjustRightInd w:val="0"/>
        <w:rPr>
          <w:rFonts w:ascii="Arial" w:eastAsiaTheme="majorEastAsia" w:hAnsi="Arial" w:cs="Arial"/>
          <w:lang w:val="en-US"/>
        </w:rPr>
      </w:pPr>
    </w:p>
    <w:p w14:paraId="654B651F" w14:textId="187349CE" w:rsidR="00180801" w:rsidRDefault="00180801" w:rsidP="00180801">
      <w:pPr>
        <w:autoSpaceDE w:val="0"/>
        <w:autoSpaceDN w:val="0"/>
        <w:adjustRightInd w:val="0"/>
        <w:rPr>
          <w:rFonts w:ascii="Arial" w:eastAsiaTheme="majorEastAsia" w:hAnsi="Arial" w:cs="Arial"/>
          <w:lang w:val="en-US"/>
        </w:rPr>
      </w:pPr>
    </w:p>
    <w:p w14:paraId="19E31AC3" w14:textId="388663C9" w:rsidR="00180801" w:rsidRDefault="00180801" w:rsidP="00180801">
      <w:pPr>
        <w:autoSpaceDE w:val="0"/>
        <w:autoSpaceDN w:val="0"/>
        <w:adjustRightInd w:val="0"/>
        <w:rPr>
          <w:rFonts w:ascii="Arial" w:eastAsiaTheme="majorEastAsia" w:hAnsi="Arial" w:cs="Arial"/>
          <w:lang w:val="en-US"/>
        </w:rPr>
      </w:pPr>
    </w:p>
    <w:p w14:paraId="16AEF1A9" w14:textId="5079997D" w:rsidR="00180801" w:rsidRDefault="00180801" w:rsidP="00180801">
      <w:pPr>
        <w:autoSpaceDE w:val="0"/>
        <w:autoSpaceDN w:val="0"/>
        <w:adjustRightInd w:val="0"/>
        <w:rPr>
          <w:rFonts w:ascii="Arial" w:eastAsiaTheme="majorEastAsia" w:hAnsi="Arial" w:cs="Arial"/>
          <w:lang w:val="en-US"/>
        </w:rPr>
      </w:pPr>
    </w:p>
    <w:p w14:paraId="640239FB" w14:textId="44774FC3" w:rsidR="00180801" w:rsidRDefault="00180801" w:rsidP="00180801">
      <w:pPr>
        <w:autoSpaceDE w:val="0"/>
        <w:autoSpaceDN w:val="0"/>
        <w:adjustRightInd w:val="0"/>
        <w:rPr>
          <w:rFonts w:ascii="Arial" w:eastAsiaTheme="majorEastAsia" w:hAnsi="Arial" w:cs="Arial"/>
          <w:lang w:val="en-US"/>
        </w:rPr>
      </w:pPr>
    </w:p>
    <w:p w14:paraId="303BD62A" w14:textId="0293D96F" w:rsidR="00180801" w:rsidRDefault="00180801" w:rsidP="00180801">
      <w:pPr>
        <w:autoSpaceDE w:val="0"/>
        <w:autoSpaceDN w:val="0"/>
        <w:adjustRightInd w:val="0"/>
        <w:rPr>
          <w:rFonts w:ascii="Arial" w:eastAsiaTheme="majorEastAsia" w:hAnsi="Arial" w:cs="Arial"/>
          <w:lang w:val="en-US"/>
        </w:rPr>
      </w:pPr>
    </w:p>
    <w:p w14:paraId="7D09386F" w14:textId="65C6F49C" w:rsidR="00180801" w:rsidRDefault="00180801" w:rsidP="00180801">
      <w:pPr>
        <w:autoSpaceDE w:val="0"/>
        <w:autoSpaceDN w:val="0"/>
        <w:adjustRightInd w:val="0"/>
        <w:rPr>
          <w:rFonts w:ascii="Arial" w:eastAsiaTheme="majorEastAsia" w:hAnsi="Arial" w:cs="Arial"/>
          <w:lang w:val="en-US"/>
        </w:rPr>
      </w:pPr>
    </w:p>
    <w:p w14:paraId="1CA2E003" w14:textId="2F7896AD" w:rsidR="00180801" w:rsidRDefault="00180801" w:rsidP="00180801">
      <w:pPr>
        <w:autoSpaceDE w:val="0"/>
        <w:autoSpaceDN w:val="0"/>
        <w:adjustRightInd w:val="0"/>
        <w:rPr>
          <w:rFonts w:ascii="Arial" w:eastAsiaTheme="majorEastAsia" w:hAnsi="Arial" w:cs="Arial"/>
          <w:lang w:val="en-US"/>
        </w:rPr>
      </w:pPr>
    </w:p>
    <w:p w14:paraId="40393E8B" w14:textId="6F213036" w:rsidR="00180801" w:rsidRDefault="00180801" w:rsidP="00180801">
      <w:pPr>
        <w:autoSpaceDE w:val="0"/>
        <w:autoSpaceDN w:val="0"/>
        <w:adjustRightInd w:val="0"/>
        <w:rPr>
          <w:rFonts w:ascii="Arial" w:eastAsiaTheme="majorEastAsia" w:hAnsi="Arial" w:cs="Arial"/>
          <w:lang w:val="en-US"/>
        </w:rPr>
      </w:pPr>
    </w:p>
    <w:p w14:paraId="67438006" w14:textId="2393627D" w:rsidR="00180801" w:rsidRDefault="00180801" w:rsidP="00180801">
      <w:pPr>
        <w:autoSpaceDE w:val="0"/>
        <w:autoSpaceDN w:val="0"/>
        <w:adjustRightInd w:val="0"/>
        <w:rPr>
          <w:rFonts w:ascii="Arial" w:eastAsiaTheme="majorEastAsia" w:hAnsi="Arial" w:cs="Arial"/>
          <w:lang w:val="en-US"/>
        </w:rPr>
      </w:pPr>
    </w:p>
    <w:p w14:paraId="683615FF" w14:textId="7DF6C780" w:rsidR="00180801" w:rsidRDefault="00180801" w:rsidP="00180801">
      <w:pPr>
        <w:autoSpaceDE w:val="0"/>
        <w:autoSpaceDN w:val="0"/>
        <w:adjustRightInd w:val="0"/>
        <w:rPr>
          <w:rFonts w:ascii="Arial" w:eastAsiaTheme="majorEastAsia" w:hAnsi="Arial" w:cs="Arial"/>
          <w:lang w:val="en-US"/>
        </w:rPr>
      </w:pPr>
    </w:p>
    <w:p w14:paraId="7F5080F8" w14:textId="4E709384" w:rsidR="00180801" w:rsidRDefault="00180801" w:rsidP="00180801">
      <w:pPr>
        <w:autoSpaceDE w:val="0"/>
        <w:autoSpaceDN w:val="0"/>
        <w:adjustRightInd w:val="0"/>
        <w:rPr>
          <w:rFonts w:ascii="Arial" w:eastAsiaTheme="majorEastAsia" w:hAnsi="Arial" w:cs="Arial"/>
          <w:lang w:val="en-US"/>
        </w:rPr>
      </w:pPr>
    </w:p>
    <w:p w14:paraId="4FD81EAC" w14:textId="311D7FA8" w:rsidR="00180801" w:rsidRDefault="00180801" w:rsidP="00180801">
      <w:pPr>
        <w:autoSpaceDE w:val="0"/>
        <w:autoSpaceDN w:val="0"/>
        <w:adjustRightInd w:val="0"/>
        <w:rPr>
          <w:rFonts w:ascii="Arial" w:eastAsiaTheme="majorEastAsia" w:hAnsi="Arial" w:cs="Arial"/>
          <w:lang w:val="en-US"/>
        </w:rPr>
      </w:pPr>
    </w:p>
    <w:p w14:paraId="53B71B55" w14:textId="32A07AC6" w:rsidR="00180801" w:rsidRDefault="00180801" w:rsidP="00180801">
      <w:pPr>
        <w:autoSpaceDE w:val="0"/>
        <w:autoSpaceDN w:val="0"/>
        <w:adjustRightInd w:val="0"/>
        <w:rPr>
          <w:rFonts w:ascii="Arial" w:eastAsiaTheme="majorEastAsia" w:hAnsi="Arial" w:cs="Arial"/>
          <w:lang w:val="en-US"/>
        </w:rPr>
      </w:pPr>
    </w:p>
    <w:p w14:paraId="5192D12D" w14:textId="086F7D9F" w:rsidR="00180801" w:rsidRDefault="00180801" w:rsidP="00180801">
      <w:pPr>
        <w:autoSpaceDE w:val="0"/>
        <w:autoSpaceDN w:val="0"/>
        <w:adjustRightInd w:val="0"/>
        <w:rPr>
          <w:rFonts w:ascii="Arial" w:eastAsiaTheme="majorEastAsia" w:hAnsi="Arial" w:cs="Arial"/>
          <w:lang w:val="en-US"/>
        </w:rPr>
      </w:pPr>
    </w:p>
    <w:p w14:paraId="3833012C" w14:textId="17C0C89B" w:rsidR="00180801" w:rsidRDefault="00180801" w:rsidP="00180801">
      <w:pPr>
        <w:autoSpaceDE w:val="0"/>
        <w:autoSpaceDN w:val="0"/>
        <w:adjustRightInd w:val="0"/>
        <w:rPr>
          <w:rFonts w:ascii="Arial" w:eastAsiaTheme="majorEastAsia" w:hAnsi="Arial" w:cs="Arial"/>
          <w:lang w:val="en-US"/>
        </w:rPr>
      </w:pPr>
    </w:p>
    <w:p w14:paraId="59DCB10F" w14:textId="0281629F" w:rsidR="00180801" w:rsidRDefault="00180801" w:rsidP="00180801">
      <w:pPr>
        <w:autoSpaceDE w:val="0"/>
        <w:autoSpaceDN w:val="0"/>
        <w:adjustRightInd w:val="0"/>
        <w:rPr>
          <w:rFonts w:ascii="Arial" w:eastAsiaTheme="majorEastAsia" w:hAnsi="Arial" w:cs="Arial"/>
          <w:lang w:val="en-US"/>
        </w:rPr>
      </w:pPr>
    </w:p>
    <w:p w14:paraId="38B11CE4" w14:textId="7DAE3A55" w:rsidR="00180801" w:rsidRDefault="00180801" w:rsidP="00180801">
      <w:pPr>
        <w:autoSpaceDE w:val="0"/>
        <w:autoSpaceDN w:val="0"/>
        <w:adjustRightInd w:val="0"/>
        <w:rPr>
          <w:rFonts w:ascii="Arial" w:eastAsiaTheme="majorEastAsia" w:hAnsi="Arial" w:cs="Arial"/>
          <w:lang w:val="en-US"/>
        </w:rPr>
      </w:pPr>
    </w:p>
    <w:p w14:paraId="2000C81D" w14:textId="5909D67A" w:rsidR="00180801" w:rsidRDefault="00180801" w:rsidP="00180801">
      <w:pPr>
        <w:autoSpaceDE w:val="0"/>
        <w:autoSpaceDN w:val="0"/>
        <w:adjustRightInd w:val="0"/>
        <w:rPr>
          <w:rFonts w:ascii="Arial" w:eastAsiaTheme="majorEastAsia" w:hAnsi="Arial" w:cs="Arial"/>
          <w:lang w:val="en-US"/>
        </w:rPr>
      </w:pPr>
    </w:p>
    <w:p w14:paraId="6975ED45" w14:textId="6C1C5FEF" w:rsidR="00180801" w:rsidRDefault="00180801" w:rsidP="00180801">
      <w:pPr>
        <w:autoSpaceDE w:val="0"/>
        <w:autoSpaceDN w:val="0"/>
        <w:adjustRightInd w:val="0"/>
        <w:rPr>
          <w:rFonts w:ascii="Arial" w:eastAsiaTheme="majorEastAsia" w:hAnsi="Arial" w:cs="Arial"/>
          <w:lang w:val="en-US"/>
        </w:rPr>
      </w:pPr>
    </w:p>
    <w:p w14:paraId="179934EF" w14:textId="6B9077E2" w:rsidR="00180801" w:rsidRDefault="00180801" w:rsidP="00180801">
      <w:pPr>
        <w:autoSpaceDE w:val="0"/>
        <w:autoSpaceDN w:val="0"/>
        <w:adjustRightInd w:val="0"/>
        <w:rPr>
          <w:rFonts w:ascii="Arial" w:eastAsiaTheme="majorEastAsia" w:hAnsi="Arial" w:cs="Arial"/>
          <w:lang w:val="en-US"/>
        </w:rPr>
      </w:pPr>
    </w:p>
    <w:p w14:paraId="205408BF" w14:textId="52E053BD" w:rsidR="00180801" w:rsidRDefault="00180801" w:rsidP="00180801">
      <w:pPr>
        <w:autoSpaceDE w:val="0"/>
        <w:autoSpaceDN w:val="0"/>
        <w:adjustRightInd w:val="0"/>
        <w:rPr>
          <w:rFonts w:ascii="Arial" w:eastAsiaTheme="majorEastAsia" w:hAnsi="Arial" w:cs="Arial"/>
          <w:lang w:val="en-US"/>
        </w:rPr>
      </w:pPr>
    </w:p>
    <w:p w14:paraId="02F95706" w14:textId="328C4118" w:rsidR="00180801" w:rsidRDefault="00180801" w:rsidP="00180801">
      <w:pPr>
        <w:autoSpaceDE w:val="0"/>
        <w:autoSpaceDN w:val="0"/>
        <w:adjustRightInd w:val="0"/>
        <w:rPr>
          <w:rFonts w:ascii="Arial" w:eastAsiaTheme="majorEastAsia" w:hAnsi="Arial" w:cs="Arial"/>
          <w:lang w:val="en-US"/>
        </w:rPr>
      </w:pPr>
    </w:p>
    <w:p w14:paraId="49AA0D3D" w14:textId="77777777" w:rsidR="00180801" w:rsidRPr="000D2F5F" w:rsidRDefault="00180801" w:rsidP="00180801">
      <w:pPr>
        <w:autoSpaceDE w:val="0"/>
        <w:autoSpaceDN w:val="0"/>
        <w:adjustRightInd w:val="0"/>
        <w:rPr>
          <w:rFonts w:ascii="Arial" w:eastAsiaTheme="majorEastAsia" w:hAnsi="Arial" w:cs="Arial"/>
          <w:lang w:val="en-US"/>
        </w:rPr>
      </w:pPr>
    </w:p>
    <w:p w14:paraId="6D44A68C" w14:textId="7DB64B02" w:rsidR="0064409C" w:rsidRDefault="0064409C" w:rsidP="0064409C">
      <w:pPr>
        <w:rPr>
          <w:lang w:val="en-US"/>
        </w:rPr>
      </w:pPr>
    </w:p>
    <w:p w14:paraId="0F0FC725" w14:textId="77777777" w:rsidR="0020526F" w:rsidRPr="00B71238" w:rsidRDefault="0020526F" w:rsidP="00680DA0">
      <w:pPr>
        <w:pStyle w:val="Heading1"/>
        <w:rPr>
          <w:b w:val="0"/>
        </w:rPr>
      </w:pPr>
      <w:bookmarkStart w:id="92" w:name="_Toc100934528"/>
      <w:bookmarkStart w:id="93" w:name="_Toc112768193"/>
      <w:bookmarkStart w:id="94" w:name="_Toc113560282"/>
      <w:r w:rsidRPr="00B71238">
        <w:t>9 References</w:t>
      </w:r>
      <w:bookmarkEnd w:id="92"/>
      <w:bookmarkEnd w:id="93"/>
      <w:bookmarkEnd w:id="94"/>
    </w:p>
    <w:p w14:paraId="6B578B43" w14:textId="77777777" w:rsidR="0020526F" w:rsidRPr="00B71238" w:rsidRDefault="0020526F" w:rsidP="0020526F">
      <w:pPr>
        <w:spacing w:line="276" w:lineRule="auto"/>
        <w:rPr>
          <w:rFonts w:ascii="Arial" w:hAnsi="Arial" w:cs="Arial"/>
        </w:rPr>
      </w:pPr>
    </w:p>
    <w:p w14:paraId="18868BB8"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bookmarkStart w:id="95" w:name="_Hlk99916611"/>
      <w:r w:rsidRPr="00B71238">
        <w:rPr>
          <w:rFonts w:ascii="Arial" w:hAnsi="Arial" w:cs="Arial"/>
          <w:color w:val="000000"/>
          <w:sz w:val="22"/>
          <w:szCs w:val="22"/>
        </w:rPr>
        <w:t>‌Abo Smara, G. and Khalefah, F. (2014). Localization of License Plate Number Using Dynamic Image Processing Techniques and Genetic Algorithms. IEEE Transactions on Evolutionary Computation, 18(2), pp.244–257.</w:t>
      </w:r>
    </w:p>
    <w:p w14:paraId="7CAAC76A" w14:textId="77777777" w:rsidR="0020526F" w:rsidRPr="00B71238" w:rsidRDefault="0020526F" w:rsidP="0020526F">
      <w:pPr>
        <w:pStyle w:val="NormalWeb"/>
        <w:spacing w:line="276" w:lineRule="auto"/>
        <w:jc w:val="both"/>
        <w:rPr>
          <w:rFonts w:ascii="Arial" w:hAnsi="Arial" w:cs="Arial"/>
          <w:color w:val="000000"/>
          <w:sz w:val="22"/>
          <w:szCs w:val="22"/>
        </w:rPr>
      </w:pPr>
      <w:r w:rsidRPr="00B71238">
        <w:rPr>
          <w:rFonts w:ascii="Arial" w:hAnsi="Arial" w:cs="Arial"/>
          <w:color w:val="000000"/>
          <w:sz w:val="22"/>
          <w:szCs w:val="22"/>
        </w:rPr>
        <w:t>Abouhawwash, M. and Alessio, A.M. (2021). Multi-Objective Evolutionary Algorithm for PET Image Reconstruction: Concept. IEEE Transactions on Medical Imaging, 40(8), pp.2142–2151.</w:t>
      </w:r>
    </w:p>
    <w:p w14:paraId="3EB128D7"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Abraham, A., Nedjah, N. and Mourelle, L. de M. (2006). Evolutionary Computation: from Genetic Algorithms to Genetic Programming. Studies in Computational Intelligence, pp.1–20.</w:t>
      </w:r>
    </w:p>
    <w:p w14:paraId="2D789959" w14:textId="77777777" w:rsidR="0020526F" w:rsidRPr="00B71238" w:rsidRDefault="0020526F" w:rsidP="0020526F">
      <w:pPr>
        <w:spacing w:line="276" w:lineRule="auto"/>
        <w:jc w:val="both"/>
        <w:rPr>
          <w:rFonts w:ascii="Arial" w:eastAsia="Times New Roman" w:hAnsi="Arial" w:cs="Arial"/>
          <w:color w:val="000000"/>
          <w:lang w:eastAsia="en-GB"/>
        </w:rPr>
      </w:pPr>
    </w:p>
    <w:p w14:paraId="069FABA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Ahn, C., &amp; Ramakrishna, R. S. (2003). Elitism-based compact genetic algorithms. IEEE Transactions on Evolutionary Computation, 7 (4), 367-385.</w:t>
      </w:r>
    </w:p>
    <w:p w14:paraId="3687C6C2"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1E0CBB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Antun, V., Renna, F., Poon, C., Adcock, B. and Hansen, A.C. (2020). On instabilities of deep learning in image reconstruction and the potential costs of AI. Proceedings of the National Academy of Sciences, 117(48), pp.30088–30095.</w:t>
      </w:r>
    </w:p>
    <w:p w14:paraId="77F3A05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85A1AC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‌Babb, B., Moore, F., Peterson, M. and Lamont, G. (2008). Improved satellite image compression and reconstruction via genetic algorithms. SPIE Proceedings.</w:t>
      </w:r>
    </w:p>
    <w:p w14:paraId="13C2AFCC" w14:textId="77777777" w:rsidR="0020526F" w:rsidRPr="00B71238" w:rsidRDefault="0020526F" w:rsidP="0020526F">
      <w:pPr>
        <w:pStyle w:val="NormalWeb"/>
        <w:spacing w:line="276" w:lineRule="auto"/>
        <w:jc w:val="both"/>
        <w:rPr>
          <w:rFonts w:ascii="Arial" w:hAnsi="Arial" w:cs="Arial"/>
          <w:color w:val="000000"/>
        </w:rPr>
      </w:pPr>
      <w:r w:rsidRPr="00B71238">
        <w:rPr>
          <w:rFonts w:ascii="Arial" w:hAnsi="Arial" w:cs="Arial"/>
          <w:color w:val="000000"/>
          <w:sz w:val="22"/>
          <w:szCs w:val="22"/>
        </w:rPr>
        <w:t>Banzhaf, W., Beslon, G., Christensen, S., Foster, J.A., Képès, F., Lefort, V., Miller, J.F., Radman, M. and Ramsden, J.J. (2006). From artificial evolution to computational evolution: a research agenda. Nature Reviews Genetics, 7(9), pp.729–735.</w:t>
      </w:r>
    </w:p>
    <w:p w14:paraId="2EDED49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Bao, Z. and Watanabe, T. (2010). Circuit Design Optimization Using Genetic Algorithm with Parameterized Uniform Crossover. IEICE Transactions on Fundamentals of Electronics, Communications and Computer Sciences, E93-A(1), pp.281–290.</w:t>
      </w:r>
    </w:p>
    <w:p w14:paraId="358F6B05" w14:textId="77777777" w:rsidR="0020526F" w:rsidRPr="00B71238" w:rsidRDefault="0020526F" w:rsidP="0020526F">
      <w:pPr>
        <w:spacing w:line="276" w:lineRule="auto"/>
        <w:jc w:val="both"/>
        <w:rPr>
          <w:rFonts w:ascii="Arial" w:eastAsia="Times New Roman" w:hAnsi="Arial" w:cs="Arial"/>
          <w:color w:val="000000"/>
          <w:lang w:eastAsia="en-GB"/>
        </w:rPr>
      </w:pPr>
    </w:p>
    <w:p w14:paraId="5A096C71"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‌Chang Wook and Ramakrishna, R.S. (2003). Elitism-based compact genetic algorithms. IEEE Transactions on Evolutionary Computation, 7(4), pp.367–385.</w:t>
      </w:r>
    </w:p>
    <w:p w14:paraId="36920BC9"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1BDAE49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Chung, H., &amp; Shin, K.-s. (2020). Genetic algorithm-optimized multi-channel convolutional neural network for stock market prediction. Neural Computing and Applications, 32 (12), 7897-7914.</w:t>
      </w:r>
    </w:p>
    <w:p w14:paraId="3780C5D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623246B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Darma, P.N., Baidillah, M.R., Sifuna, M.W. and Takei, M. (2019). Improvement of image reconstruction in electrical capacitance tomography (ECT) by sectorial </w:t>
      </w:r>
      <w:r w:rsidRPr="00B71238">
        <w:rPr>
          <w:rFonts w:ascii="Arial" w:eastAsia="Times New Roman" w:hAnsi="Arial" w:cs="Arial"/>
          <w:color w:val="000000"/>
          <w:lang w:eastAsia="en-GB"/>
        </w:rPr>
        <w:lastRenderedPageBreak/>
        <w:t>sensitivity matrix using a K-means clustering algorithm. Measurement Science and Technology, 30(7), p.075402.</w:t>
      </w:r>
    </w:p>
    <w:p w14:paraId="3DCF6EC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9D9F77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de Haan, B.K., Rivenson, Y., Wu, Y. and Ozcan, A. (2019). Deep-Learning-Based Image Reconstruction and Enhancement in Optical Microscopy. Proceedings of the IEEE, pp.1–21.</w:t>
      </w:r>
    </w:p>
    <w:p w14:paraId="19F7D0B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30F150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Devarriya, D., Gulati, C., Mansharamani, V., Sakalle, A., &amp; Bhardwaj, A. (2020). Unbalanced breast cancer data classification using novel fitness functions in genetic programming. Expert Systems with Applications, 140, 112866.</w:t>
      </w:r>
    </w:p>
    <w:p w14:paraId="04A6CD3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0E1B93BF"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Dennis, A., Barbara Haley Wixom, David Paul Tegarden and Seeman, E. (2015). System analysis &amp; design : an object-oriented approach with UML. 5th ed. Hoboken, Nj: Wiley.</w:t>
      </w:r>
    </w:p>
    <w:p w14:paraId="52FFB4EB"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‌Eyal Wirsansky (2020). Hands-on genetic algorithms with Python : applying genetic algorithms to solve real-world deep learning and artificial intelligence problems / Eyal Wirsansky. Birmingham, Uk: Packt Publishing Ltd.</w:t>
      </w:r>
    </w:p>
    <w:p w14:paraId="36CC6D7E" w14:textId="77777777" w:rsidR="0020526F" w:rsidRPr="00B71238" w:rsidRDefault="0020526F" w:rsidP="0020526F">
      <w:pPr>
        <w:spacing w:line="276" w:lineRule="auto"/>
        <w:jc w:val="both"/>
        <w:rPr>
          <w:rFonts w:ascii="Arial" w:eastAsia="Times New Roman" w:hAnsi="Arial" w:cs="Arial"/>
          <w:color w:val="000000"/>
          <w:lang w:eastAsia="en-GB"/>
        </w:rPr>
      </w:pPr>
    </w:p>
    <w:p w14:paraId="5B91579C"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Forghani, F., Mahl, A., Patton, T.J., Jones, B.L., Borden, M.A., Westerly, D.C., Altunbas, C., Miften, M. and Thomas, D.H. (2020). Simulation of x</w:t>
      </w:r>
      <w:r w:rsidRPr="00B71238">
        <w:rPr>
          <w:rFonts w:ascii="Cambria Math" w:eastAsia="Times New Roman" w:hAnsi="Cambria Math" w:cs="Cambria Math"/>
          <w:color w:val="000000"/>
          <w:lang w:eastAsia="en-GB"/>
        </w:rPr>
        <w:t>‐</w:t>
      </w:r>
      <w:r w:rsidRPr="00B71238">
        <w:rPr>
          <w:rFonts w:ascii="Arial" w:eastAsia="Times New Roman" w:hAnsi="Arial" w:cs="Arial"/>
          <w:color w:val="000000"/>
          <w:lang w:eastAsia="en-GB"/>
        </w:rPr>
        <w:t>ray</w:t>
      </w:r>
      <w:r w:rsidRPr="00B71238">
        <w:rPr>
          <w:rFonts w:ascii="Cambria Math" w:eastAsia="Times New Roman" w:hAnsi="Cambria Math" w:cs="Cambria Math"/>
          <w:color w:val="000000"/>
          <w:lang w:eastAsia="en-GB"/>
        </w:rPr>
        <w:t>‐</w:t>
      </w:r>
      <w:r w:rsidRPr="00B71238">
        <w:rPr>
          <w:rFonts w:ascii="Arial" w:eastAsia="Times New Roman" w:hAnsi="Arial" w:cs="Arial"/>
          <w:color w:val="000000"/>
          <w:lang w:eastAsia="en-GB"/>
        </w:rPr>
        <w:t>induced acoustic imaging for absolute dosimetry: Accuracy of image reconstruction methods. Medical Physics, 47(3), pp.1280–1290.</w:t>
      </w:r>
    </w:p>
    <w:p w14:paraId="71DAD788" w14:textId="77777777" w:rsidR="0020526F" w:rsidRPr="00B71238" w:rsidRDefault="0020526F" w:rsidP="0020526F">
      <w:pPr>
        <w:spacing w:line="276" w:lineRule="auto"/>
        <w:jc w:val="both"/>
        <w:rPr>
          <w:rFonts w:ascii="Arial" w:eastAsia="Times New Roman" w:hAnsi="Arial" w:cs="Arial"/>
          <w:color w:val="000000"/>
          <w:lang w:eastAsia="en-GB"/>
        </w:rPr>
      </w:pPr>
    </w:p>
    <w:p w14:paraId="738B70C4" w14:textId="77777777" w:rsidR="0020526F" w:rsidRPr="00B71238" w:rsidRDefault="0020526F" w:rsidP="0020526F">
      <w:pPr>
        <w:spacing w:line="276" w:lineRule="auto"/>
        <w:jc w:val="both"/>
        <w:rPr>
          <w:rFonts w:ascii="Arial" w:eastAsia="Times New Roman" w:hAnsi="Arial" w:cs="Arial"/>
          <w:color w:val="000000"/>
          <w:lang w:eastAsia="en-GB"/>
        </w:rPr>
      </w:pPr>
      <w:bookmarkStart w:id="96" w:name="_Hlk100834267"/>
      <w:r w:rsidRPr="00B71238">
        <w:rPr>
          <w:rFonts w:ascii="Arial" w:eastAsia="Times New Roman" w:hAnsi="Arial" w:cs="Arial"/>
          <w:color w:val="000000"/>
          <w:lang w:eastAsia="en-GB"/>
        </w:rPr>
        <w:t>Franconi, L. and Jennison, C. (1997</w:t>
      </w:r>
      <w:bookmarkEnd w:id="96"/>
      <w:r w:rsidRPr="00B71238">
        <w:rPr>
          <w:rFonts w:ascii="Arial" w:eastAsia="Times New Roman" w:hAnsi="Arial" w:cs="Arial"/>
          <w:color w:val="000000"/>
          <w:lang w:eastAsia="en-GB"/>
        </w:rPr>
        <w:t>). Statistics and Computing, 7(3), pp.193–207.</w:t>
      </w:r>
    </w:p>
    <w:p w14:paraId="477212DA" w14:textId="77777777" w:rsidR="0020526F" w:rsidRPr="00B71238" w:rsidRDefault="0020526F" w:rsidP="0020526F">
      <w:pPr>
        <w:spacing w:line="276" w:lineRule="auto"/>
        <w:jc w:val="both"/>
        <w:rPr>
          <w:rFonts w:ascii="Arial" w:eastAsia="Times New Roman" w:hAnsi="Arial" w:cs="Arial"/>
          <w:color w:val="000000"/>
          <w:lang w:eastAsia="en-GB"/>
        </w:rPr>
      </w:pPr>
    </w:p>
    <w:p w14:paraId="7E4A1493"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Fu, Q., Zhang, X. and Li, H. (2021). Convolutional neural network-based restoration method of basketball contour image. Microprocessors and Microsystems, 83, p.104004.</w:t>
      </w:r>
    </w:p>
    <w:p w14:paraId="7B04545E" w14:textId="77777777" w:rsidR="0020526F" w:rsidRPr="00B71238" w:rsidRDefault="0020526F" w:rsidP="0020526F">
      <w:pPr>
        <w:spacing w:line="276" w:lineRule="auto"/>
        <w:jc w:val="both"/>
        <w:rPr>
          <w:rFonts w:ascii="Arial" w:eastAsia="Times New Roman" w:hAnsi="Arial" w:cs="Arial"/>
          <w:color w:val="000000"/>
          <w:lang w:eastAsia="en-GB"/>
        </w:rPr>
      </w:pPr>
    </w:p>
    <w:p w14:paraId="70259BD9"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‌Galbally, J., Ross, A., Gomez-Barrero, M., Fierrez, J. and Ortega-Garcia, J. (2013). Iris image reconstruction from binary templates: An efficient probabilistic approach based on genetic algorithms. Computer Vision and Image Understanding, 117(10), pp.1512–1525.</w:t>
      </w:r>
    </w:p>
    <w:p w14:paraId="6DD8BDDA"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2EF8554C"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Geethamani, G.S. and Mayilvaganan, D.M. (2016). Analysis Of Genetic Crossover Techniques Based on Roulette Wheel Selection Algorithm and Steady State Selection Algorithm. International Journal of Engineering and Computer Science. doi:10.18535/ijecs/v5i1.5.</w:t>
      </w:r>
    </w:p>
    <w:p w14:paraId="07ED1D41"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2E87F585"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Hammernik, K. and Knoll, F. (2020). Machine learning for image reconstruction. Handbook of Medical Image Computing and Computer Assisted Intervention, pp.25–64.</w:t>
      </w:r>
    </w:p>
    <w:p w14:paraId="30E2BDE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059CA89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Han, J.-B., Kim, S.-H., Jang, M.-H., &amp; Ri, K.-S. (2019). Using genetic algorithm and narx neural network to forecast daily bitcoin price. Computational Economics, 1-17.</w:t>
      </w:r>
    </w:p>
    <w:p w14:paraId="65FCF9A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35036AF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lastRenderedPageBreak/>
        <w:t>Holland, J. (1975). Adaptation in natural and artificial systems: An introductory analysis with applications to biology, control, and artificial intelligence. MIT press.</w:t>
      </w:r>
    </w:p>
    <w:p w14:paraId="5F2B6F01"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Howse, J. (2013). OpenCV computer vision with Python : learn to capture videos, manipulate images, and track objects with Python using the OpenCV library. Birmingham, England: Packt Publishing.</w:t>
      </w:r>
    </w:p>
    <w:p w14:paraId="204E5B1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Iga, C. and Wakahara, T. (2004). Character Image Reconstruction from a Feature Space Using Shape Morphing and Genetic Algorithms. Ninth International Workshop on Frontiers in Handwriting Recognition.</w:t>
      </w:r>
    </w:p>
    <w:p w14:paraId="790895F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Katoch, S., Chauhan, S.S. and Kumar, V. (2020). A review on genetic algorithm: past, present, and future. Multimedia Tools and Applications.</w:t>
      </w:r>
    </w:p>
    <w:p w14:paraId="596EB338"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Khare, C., and Nagwanshi, K. K. (2011). Image Restoration Technique with Non-Linear Filters. International Journal of Engineering Trends and Technology. </w:t>
      </w:r>
    </w:p>
    <w:p w14:paraId="06DE610F"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Khilar, R., Chitrakala, S. and SelvamParvathy, S. (2013). 3D image reconstruction: Techniques, applications, and challenges. 2013 International Conference on Optical Imaging Sensor and Security (ICOSS).</w:t>
      </w:r>
    </w:p>
    <w:p w14:paraId="1C3E3DA4"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Kramer, O. (2017). Genetic Algorithms. Genetic Algorithm Essentials, pp.11–19.</w:t>
      </w:r>
    </w:p>
    <w:p w14:paraId="1ACF711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Kora, P. and Yadlapalli, P. (2017). Crossover Operators in Genetic Algorithms: A Review. International Journal of Computer Applications, 162(10), pp.34–36.</w:t>
      </w:r>
    </w:p>
    <w:p w14:paraId="2332D8F3"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Lézoray, O., Charrier, C., Cardot, H. and Lefèvre, S. (2008). Machine Learning in Image Processing. EURASIP Journal on Advances in Signal Processing, 2008(1).‌</w:t>
      </w:r>
    </w:p>
    <w:p w14:paraId="70B9A855"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Mignon, A. and Jurie, F. (2013). Reconstructing faces from their signatures using RBF regression. Procedings of the British Machine Vision Conference 2013.</w:t>
      </w:r>
    </w:p>
    <w:p w14:paraId="1D7BBEB7"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Miranda Lakshmi, T., Martin, A. and Prasanna Venkatesan, V. (2013). An Analysis of Students Performance Using Genetic Algorithm. Journal of Computer Sciences and Applications, 1(4), pp.75–79.</w:t>
      </w:r>
    </w:p>
    <w:p w14:paraId="2F503372"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32D26266"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Mirjalili, S., Song Dong, J., Sadiq, A.S. and Faris, H. (2019). Genetic Algorithm: Theory, Literature Review, and Application in Image Reconstruction. Nature-Inspired Optimizers, pp.69–85.</w:t>
      </w:r>
    </w:p>
    <w:p w14:paraId="4C15AF8E" w14:textId="77777777" w:rsidR="0020526F" w:rsidRPr="00B71238" w:rsidRDefault="0020526F" w:rsidP="0020526F">
      <w:pPr>
        <w:spacing w:line="276" w:lineRule="auto"/>
        <w:jc w:val="both"/>
        <w:rPr>
          <w:rFonts w:ascii="Arial" w:eastAsia="Times New Roman" w:hAnsi="Arial" w:cs="Arial"/>
          <w:color w:val="000000"/>
          <w:lang w:eastAsia="en-GB"/>
        </w:rPr>
      </w:pPr>
    </w:p>
    <w:p w14:paraId="76FCC5E1"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‌Mohammadi, A., Asadi, H., Mohamed, S., Nelson, K. and Nahavandi, S. (2017). OpenGA, a C++ Genetic Algorithm Library. 2017 IEEE International Conference on Systems, Man, and Cybernetics (SMC).</w:t>
      </w:r>
    </w:p>
    <w:p w14:paraId="5A404D23" w14:textId="77777777" w:rsidR="0020526F" w:rsidRPr="00B71238" w:rsidRDefault="0020526F" w:rsidP="0020526F">
      <w:pPr>
        <w:spacing w:line="276" w:lineRule="auto"/>
        <w:jc w:val="both"/>
        <w:rPr>
          <w:rFonts w:ascii="Arial" w:eastAsia="Times New Roman" w:hAnsi="Arial" w:cs="Arial"/>
          <w:color w:val="000000"/>
          <w:lang w:eastAsia="en-GB"/>
        </w:rPr>
      </w:pPr>
    </w:p>
    <w:p w14:paraId="6FDC100D"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lastRenderedPageBreak/>
        <w:t>Nakata, J. and Ogawa, K. (1995). Image reconstruction from projections using a genetic algorithm. Proceedings of 1994 IEEE Nuclear Science Symposium - NSS’94.</w:t>
      </w:r>
    </w:p>
    <w:p w14:paraId="6860C8D8" w14:textId="77777777" w:rsidR="0020526F" w:rsidRPr="00B71238" w:rsidRDefault="0020526F" w:rsidP="0020526F">
      <w:pPr>
        <w:spacing w:line="276" w:lineRule="auto"/>
        <w:jc w:val="both"/>
        <w:rPr>
          <w:rFonts w:ascii="Arial" w:eastAsia="Times New Roman" w:hAnsi="Arial" w:cs="Arial"/>
          <w:color w:val="000000"/>
          <w:lang w:eastAsia="en-GB"/>
        </w:rPr>
      </w:pPr>
    </w:p>
    <w:p w14:paraId="6405E5B3"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Naseem, I., Togneri, R. and Bennamoun, M. (2010). Linear Regression for Face Recognition. IEEE Transactions on Pattern Analysis and Machine Intelligence, [online] 32(11), pp.2106–2112.</w:t>
      </w:r>
    </w:p>
    <w:p w14:paraId="5149FF0F" w14:textId="77777777" w:rsidR="0020526F" w:rsidRPr="00B71238" w:rsidRDefault="0020526F" w:rsidP="0020526F">
      <w:pPr>
        <w:spacing w:line="276" w:lineRule="auto"/>
        <w:jc w:val="both"/>
        <w:rPr>
          <w:rFonts w:ascii="Arial" w:eastAsia="Times New Roman" w:hAnsi="Arial" w:cs="Arial"/>
          <w:color w:val="000000"/>
          <w:lang w:eastAsia="en-GB"/>
        </w:rPr>
      </w:pPr>
    </w:p>
    <w:p w14:paraId="1ECAC60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Nestor, A., Lee, A.C.H., Plaut, D.C. and Behrmann, M. (2020). The Face of Image Reconstruction: Progress, Pitfalls, Prospects. Trends in Cognitive Sciences, 24(9), pp.747–759.</w:t>
      </w:r>
    </w:p>
    <w:p w14:paraId="641BE3BE" w14:textId="77777777" w:rsidR="0020526F" w:rsidRPr="00B71238" w:rsidRDefault="0020526F" w:rsidP="0020526F">
      <w:pPr>
        <w:spacing w:line="276" w:lineRule="auto"/>
        <w:jc w:val="both"/>
        <w:rPr>
          <w:rFonts w:ascii="Arial" w:eastAsia="Times New Roman" w:hAnsi="Arial" w:cs="Arial"/>
          <w:color w:val="000000"/>
          <w:lang w:eastAsia="en-GB"/>
        </w:rPr>
      </w:pPr>
    </w:p>
    <w:p w14:paraId="1CFCCAC4"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O’Neill, M., Vanneschi, L., Gustafson, S. and Banzhaf, W. (2010). Open issues in genetic programming. Genetic Programming and Evolvable Machines, 11(3-4), pp.339–363.</w:t>
      </w:r>
    </w:p>
    <w:p w14:paraId="28FB7368" w14:textId="77777777" w:rsidR="0020526F" w:rsidRPr="00B71238" w:rsidRDefault="0020526F" w:rsidP="0020526F">
      <w:pPr>
        <w:spacing w:line="276" w:lineRule="auto"/>
        <w:jc w:val="both"/>
        <w:rPr>
          <w:rFonts w:ascii="Arial" w:eastAsia="Times New Roman" w:hAnsi="Arial" w:cs="Arial"/>
          <w:color w:val="000000"/>
          <w:lang w:eastAsia="en-GB"/>
        </w:rPr>
      </w:pPr>
    </w:p>
    <w:p w14:paraId="51872B15"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Naik, T.R. and Dabhi, V.K. (2013). Improving Generalization Ability of Genetic Programming: Comparative Study. Journal of Bioinformatics and Intelligent Control, 2(4), pp.243–252.</w:t>
      </w:r>
    </w:p>
    <w:p w14:paraId="498C9759" w14:textId="77777777" w:rsidR="0020526F" w:rsidRPr="00B71238" w:rsidRDefault="0020526F" w:rsidP="0020526F">
      <w:pPr>
        <w:spacing w:line="276" w:lineRule="auto"/>
        <w:jc w:val="both"/>
        <w:rPr>
          <w:rFonts w:ascii="Arial" w:eastAsia="Times New Roman" w:hAnsi="Arial" w:cs="Arial"/>
          <w:color w:val="000000"/>
          <w:lang w:eastAsia="en-GB"/>
        </w:rPr>
      </w:pPr>
    </w:p>
    <w:p w14:paraId="31971F8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‌Numpy (2009). NumPy — NumPy. [online] Numpy.org. Available at: </w:t>
      </w:r>
      <w:hyperlink r:id="rId50" w:history="1">
        <w:r w:rsidRPr="00B71238">
          <w:rPr>
            <w:rStyle w:val="Hyperlink"/>
            <w:rFonts w:ascii="Arial" w:eastAsia="Times New Roman" w:hAnsi="Arial" w:cs="Arial"/>
            <w:lang w:eastAsia="en-GB"/>
          </w:rPr>
          <w:t>https://numpy.org/</w:t>
        </w:r>
      </w:hyperlink>
      <w:r w:rsidRPr="00B71238">
        <w:rPr>
          <w:rFonts w:ascii="Arial" w:eastAsia="Times New Roman" w:hAnsi="Arial" w:cs="Arial"/>
          <w:color w:val="000000"/>
          <w:lang w:eastAsia="en-GB"/>
        </w:rPr>
        <w:t>.</w:t>
      </w:r>
    </w:p>
    <w:p w14:paraId="0DA2457C" w14:textId="77777777" w:rsidR="0020526F" w:rsidRPr="00B71238" w:rsidRDefault="0020526F" w:rsidP="0020526F">
      <w:pPr>
        <w:spacing w:line="276" w:lineRule="auto"/>
        <w:jc w:val="both"/>
        <w:rPr>
          <w:rFonts w:ascii="Arial" w:eastAsia="Times New Roman" w:hAnsi="Arial" w:cs="Arial"/>
          <w:color w:val="000000"/>
          <w:lang w:eastAsia="en-GB"/>
        </w:rPr>
      </w:pPr>
    </w:p>
    <w:p w14:paraId="255050AF"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Pal, S.K., Bhandari, D. and Kundu, M.K. (1994). Genetic algorithms for optimal image enhancement. Pattern Recognition Letters, 15(3), pp.261–271.</w:t>
      </w:r>
    </w:p>
    <w:p w14:paraId="15340A9D" w14:textId="77777777" w:rsidR="0020526F" w:rsidRPr="00B71238" w:rsidRDefault="0020526F" w:rsidP="0020526F">
      <w:pPr>
        <w:spacing w:line="276" w:lineRule="auto"/>
        <w:jc w:val="both"/>
        <w:rPr>
          <w:rFonts w:ascii="Arial" w:eastAsia="Times New Roman" w:hAnsi="Arial" w:cs="Arial"/>
          <w:color w:val="000000"/>
          <w:lang w:eastAsia="en-GB"/>
        </w:rPr>
      </w:pPr>
    </w:p>
    <w:p w14:paraId="0887F5FD"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‌Perone, C.S. (2009). Pyevolve. ACM SIGEVOlution, 4(1), pp.12–20.</w:t>
      </w:r>
    </w:p>
    <w:p w14:paraId="62F4B34A" w14:textId="77777777" w:rsidR="0020526F" w:rsidRPr="00B71238" w:rsidRDefault="0020526F" w:rsidP="0020526F">
      <w:pPr>
        <w:spacing w:line="276" w:lineRule="auto"/>
        <w:jc w:val="both"/>
        <w:rPr>
          <w:rFonts w:ascii="Arial" w:eastAsia="Times New Roman" w:hAnsi="Arial" w:cs="Arial"/>
          <w:color w:val="000000"/>
          <w:lang w:eastAsia="en-GB"/>
        </w:rPr>
      </w:pPr>
    </w:p>
    <w:p w14:paraId="608F098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PyPI. (2022). XlsxWriter. [online] Available at: https://pypi.org/project/XlsxWriter/ [Accessed 1 Sep. 2022].</w:t>
      </w:r>
    </w:p>
    <w:p w14:paraId="6A6E6719" w14:textId="77777777" w:rsidR="0020526F" w:rsidRPr="00B71238" w:rsidRDefault="0020526F" w:rsidP="0020526F">
      <w:pPr>
        <w:spacing w:line="276" w:lineRule="auto"/>
        <w:rPr>
          <w:rFonts w:ascii="Arial" w:eastAsia="Times New Roman" w:hAnsi="Arial" w:cs="Arial"/>
          <w:color w:val="000000"/>
          <w:lang w:eastAsia="en-GB"/>
        </w:rPr>
      </w:pPr>
    </w:p>
    <w:p w14:paraId="2876141B"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SciPy (2020). SciPy.org — SciPy.org. [online] Scipy.org. Available at: https://scipy.org/.</w:t>
      </w:r>
    </w:p>
    <w:p w14:paraId="54EE2A79" w14:textId="77777777" w:rsidR="0020526F" w:rsidRPr="00B71238" w:rsidRDefault="0020526F" w:rsidP="0020526F">
      <w:pPr>
        <w:spacing w:line="276" w:lineRule="auto"/>
        <w:rPr>
          <w:rFonts w:ascii="Arial" w:eastAsia="Times New Roman" w:hAnsi="Arial" w:cs="Arial"/>
          <w:color w:val="000000"/>
          <w:sz w:val="27"/>
          <w:szCs w:val="27"/>
          <w:lang w:eastAsia="en-GB"/>
        </w:rPr>
      </w:pPr>
    </w:p>
    <w:p w14:paraId="4FE0358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Shrestha, A. and Mahmood, A. (2019). Review of Deep Learning Algorithms and Architectures. IEEE Access, 7, pp.53040–53065.</w:t>
      </w:r>
    </w:p>
    <w:p w14:paraId="67735B01"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‌Skoda, P. and Adam, F. (2020). Knowledge discovery in big data from astronomy and earth observation: astrogeoinformatics. Amsterdam: Elsevier.</w:t>
      </w:r>
    </w:p>
    <w:p w14:paraId="4F772E1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Piwonska, A. and Grycuk, U. (2007). Images Reconstruction with Use of a Genetic Algorithm. 6th International Conference on Computer Information Systems and Industrial Management Applications (CISIM’07).</w:t>
      </w:r>
    </w:p>
    <w:p w14:paraId="2A2F5A4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lastRenderedPageBreak/>
        <w:t>Pradhan, D., Wang, S., Ali, S., Yue, T. and Liaaen, M. (2017). CBGA-ES: A Cluster-Based Genetic Algorithm with Elitist Selection for Supporting Multi-Objective Test Optimization. 2017 IEEE International Conference on Software Testing, Verification and Validation (ICST).</w:t>
      </w:r>
    </w:p>
    <w:p w14:paraId="75A74BA7" w14:textId="77777777" w:rsidR="0020526F" w:rsidRPr="00B71238" w:rsidRDefault="0020526F" w:rsidP="0020526F">
      <w:pPr>
        <w:spacing w:line="276" w:lineRule="auto"/>
        <w:jc w:val="both"/>
        <w:rPr>
          <w:rFonts w:ascii="Arial" w:eastAsia="Times New Roman" w:hAnsi="Arial" w:cs="Arial"/>
          <w:color w:val="000000"/>
          <w:lang w:eastAsia="en-GB"/>
        </w:rPr>
      </w:pPr>
    </w:p>
    <w:p w14:paraId="2E0E3B2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Pradhan, D., Wang, S., Ali, S., Yue, T. and Liaaen, M. (2017). CBGA-ES: A Cluster-Based Genetic Algorithm with Elitist Selection for Supporting Multi-Objective Test Optimization. 2017 IEEE International Conference on Software Testing, Verification and Validation (ICST).</w:t>
      </w:r>
    </w:p>
    <w:p w14:paraId="7300402D" w14:textId="77777777" w:rsidR="0020526F" w:rsidRPr="00B71238" w:rsidRDefault="0020526F" w:rsidP="0020526F">
      <w:pPr>
        <w:spacing w:line="276" w:lineRule="auto"/>
        <w:jc w:val="both"/>
        <w:rPr>
          <w:rFonts w:ascii="Arial" w:eastAsia="Times New Roman" w:hAnsi="Arial" w:cs="Arial"/>
          <w:color w:val="000000"/>
          <w:lang w:eastAsia="en-GB"/>
        </w:rPr>
      </w:pPr>
    </w:p>
    <w:p w14:paraId="6BAAE599"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‌PyTorch (2019). PyTorch. [online] Pytorch.org. Available at: </w:t>
      </w:r>
      <w:hyperlink r:id="rId51" w:history="1">
        <w:r w:rsidRPr="00B71238">
          <w:rPr>
            <w:rStyle w:val="Hyperlink"/>
            <w:rFonts w:ascii="Arial" w:eastAsia="Times New Roman" w:hAnsi="Arial" w:cs="Arial"/>
            <w:lang w:eastAsia="en-GB"/>
          </w:rPr>
          <w:t>https://pytorch.org/</w:t>
        </w:r>
      </w:hyperlink>
      <w:r w:rsidRPr="00B71238">
        <w:rPr>
          <w:rFonts w:ascii="Arial" w:eastAsia="Times New Roman" w:hAnsi="Arial" w:cs="Arial"/>
          <w:color w:val="000000"/>
          <w:lang w:eastAsia="en-GB"/>
        </w:rPr>
        <w:t>.</w:t>
      </w:r>
    </w:p>
    <w:p w14:paraId="1637041D" w14:textId="77777777" w:rsidR="0020526F" w:rsidRPr="00B71238" w:rsidRDefault="0020526F" w:rsidP="0020526F">
      <w:pPr>
        <w:spacing w:line="276" w:lineRule="auto"/>
        <w:jc w:val="both"/>
        <w:rPr>
          <w:rFonts w:ascii="Arial" w:eastAsia="Times New Roman" w:hAnsi="Arial" w:cs="Arial"/>
          <w:color w:val="000000"/>
          <w:lang w:eastAsia="en-GB"/>
        </w:rPr>
      </w:pPr>
    </w:p>
    <w:p w14:paraId="57A584C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Raymer, M. L., Punch, W. F., Goodman, E. D., Kuhn, L. A., &amp; Jain, A. K. (2000). Dimensionality reduction using genetic algorithms. IEEE transactions on evolutionary computation, 4 (2), 164-171.</w:t>
      </w:r>
    </w:p>
    <w:p w14:paraId="03E4BC7D"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791FBF3B" w14:textId="77777777" w:rsidR="0020526F" w:rsidRPr="00B71238" w:rsidRDefault="0020526F" w:rsidP="0020526F">
      <w:pPr>
        <w:spacing w:line="276" w:lineRule="auto"/>
        <w:rPr>
          <w:rFonts w:ascii="Arial" w:eastAsia="Times New Roman" w:hAnsi="Arial" w:cs="Arial"/>
          <w:color w:val="000000"/>
          <w:lang w:eastAsia="en-GB"/>
        </w:rPr>
      </w:pPr>
      <w:r w:rsidRPr="00B71238">
        <w:rPr>
          <w:rFonts w:ascii="Arial" w:eastAsia="Times New Roman" w:hAnsi="Arial" w:cs="Arial"/>
          <w:color w:val="000000"/>
          <w:lang w:eastAsia="en-GB"/>
        </w:rPr>
        <w:t>Derrac, J., García, S., Molina, D. and Herrera, F. (2011). A practical tutorial on the use of nonparametric statistical tests as a methodology for comparing evolutionary and swarm intelligence algorithms. Swarm and Evolutionary Computation, 1(1), pp.3–18. doi:10.1016/j.swevo.2011.02.002.</w:t>
      </w:r>
    </w:p>
    <w:p w14:paraId="51F820A3" w14:textId="77777777" w:rsidR="0020526F" w:rsidRPr="00B71238" w:rsidRDefault="0020526F" w:rsidP="0020526F">
      <w:pPr>
        <w:spacing w:line="276" w:lineRule="auto"/>
        <w:rPr>
          <w:rFonts w:ascii="Arial" w:eastAsia="Times New Roman" w:hAnsi="Arial" w:cs="Arial"/>
          <w:color w:val="000000"/>
          <w:lang w:eastAsia="en-GB"/>
        </w:rPr>
      </w:pPr>
    </w:p>
    <w:p w14:paraId="3708DDC3" w14:textId="77777777" w:rsidR="0020526F" w:rsidRPr="00B71238" w:rsidRDefault="0020526F" w:rsidP="0020526F">
      <w:pPr>
        <w:spacing w:line="276" w:lineRule="auto"/>
        <w:rPr>
          <w:rFonts w:ascii="Arial" w:hAnsi="Arial" w:cs="Arial"/>
          <w:color w:val="000000"/>
        </w:rPr>
      </w:pPr>
      <w:r w:rsidRPr="00B71238">
        <w:rPr>
          <w:rFonts w:ascii="Arial" w:hAnsi="Arial" w:cs="Arial"/>
          <w:color w:val="000000"/>
        </w:rPr>
        <w:t>Sharma, P., Wadhwa, A. and Komal, K. (2014). Analysis of Selection Schemes for Solving an Optimization Problem in Genetic Algorithm. International Journal of Computer Applications, 93(11), pp.1–3. doi:10.5120/16256-5714.</w:t>
      </w:r>
    </w:p>
    <w:p w14:paraId="6A3065C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5DBE026C"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Sheta, A., Braik, M.S. and Aljahdali, S. (2012). Genetic Algorithms: A tool for image segmentation. 2012 International Conference on Multimedia Computing and Systems.</w:t>
      </w:r>
    </w:p>
    <w:p w14:paraId="5D6FD5B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Shi, M., Zhou, B. and Chen, M. (2013). Application of improved genetic algorithm based on uniform design sampling crossover operator in regression model. Journal of Computer Applications, 32(11), pp.3050–3053.</w:t>
      </w:r>
    </w:p>
    <w:p w14:paraId="26674160"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Shrestha, A. and Mahmood, A. (2016). Improving Genetic Algorithm with Fine-Tuned Crossover and Scaled Architecture. Journal of Mathematics, 2016, pp.1–10.</w:t>
      </w:r>
    </w:p>
    <w:p w14:paraId="6243BC91"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‌Silva, R.M.A., Resende, M.G.C. and Pardalos, P.M. (2013). A Python/C++ library for bound-constrained global optimization using a biased random-key genetic algorithm. Journal of Combinatorial Optimization, 30(3), pp.710–728.</w:t>
      </w:r>
    </w:p>
    <w:p w14:paraId="5BA5E575" w14:textId="77777777" w:rsidR="0020526F" w:rsidRPr="00B71238" w:rsidRDefault="0020526F" w:rsidP="0020526F">
      <w:pPr>
        <w:spacing w:line="276" w:lineRule="auto"/>
        <w:jc w:val="both"/>
        <w:rPr>
          <w:rFonts w:ascii="Arial" w:eastAsia="Times New Roman" w:hAnsi="Arial" w:cs="Arial"/>
          <w:color w:val="000000"/>
          <w:lang w:eastAsia="en-GB"/>
        </w:rPr>
      </w:pPr>
    </w:p>
    <w:p w14:paraId="0660B11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‌Skorpil, V., Oujezsky, V., Cika, P. and Tuleja, M. (2019). Parallel Processing of Genetic Algorithms in Python Language. 2019 PhotonIcs &amp; Electromagnetics Research Symposium - Spring (PIERS-Spring).</w:t>
      </w:r>
    </w:p>
    <w:p w14:paraId="4676954C" w14:textId="77777777" w:rsidR="0020526F" w:rsidRPr="00B71238" w:rsidRDefault="0020526F" w:rsidP="0020526F">
      <w:pPr>
        <w:spacing w:line="276" w:lineRule="auto"/>
        <w:jc w:val="both"/>
        <w:rPr>
          <w:rFonts w:ascii="Arial" w:eastAsia="Times New Roman" w:hAnsi="Arial" w:cs="Arial"/>
          <w:color w:val="000000"/>
          <w:lang w:eastAsia="en-GB"/>
        </w:rPr>
      </w:pPr>
    </w:p>
    <w:p w14:paraId="4E4A6B8F"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lastRenderedPageBreak/>
        <w:t>Sohail, A. (2021). Genetic Algorithms in the Fields of Artificial Intelligence and Data Sciences. Annals of Data Science.</w:t>
      </w:r>
    </w:p>
    <w:p w14:paraId="180D3CD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Srinivas, M., and Patnaik, L.M. (1994). Genetic algorithms: a survey. Computer, 27(6), pp.17–26.</w:t>
      </w:r>
    </w:p>
    <w:p w14:paraId="4EE2FF0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Stanley, K. O., Clune, J., Lehman, J., &amp; Miikkulainen, R. (2019). Designing neural networks through neuroevolution. Nature Machine Intelligence, 1 (1), 24-35.</w:t>
      </w:r>
    </w:p>
    <w:p w14:paraId="755EBF54"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4EDEE92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Street, A. G., &amp; Mayo, S. L. (1999). Computational protein design. Structure, 7 (5), R105-R109.</w:t>
      </w:r>
    </w:p>
    <w:p w14:paraId="58A3963F"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6C7CC4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Ting, C.-K., Wang, T.-C., Liaw, R.-T. and Hong, T.-P. (2016). Genetic algorithm with a structure-based representation for genetic-fuzzy data mining. Soft Computing, 21(11), pp.2871–2882.</w:t>
      </w:r>
    </w:p>
    <w:p w14:paraId="09F3732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B95E9C6"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bookmarkStart w:id="97" w:name="_Hlk99921746"/>
      <w:r w:rsidRPr="00B71238">
        <w:rPr>
          <w:rFonts w:ascii="Arial" w:eastAsia="Times New Roman" w:hAnsi="Arial" w:cs="Arial"/>
          <w:color w:val="000000"/>
          <w:lang w:eastAsia="en-GB"/>
        </w:rPr>
        <w:t>Vie, A., Kleinnijenhuis, A. M., and Farmer</w:t>
      </w:r>
      <w:bookmarkEnd w:id="97"/>
      <w:r w:rsidRPr="00B71238">
        <w:rPr>
          <w:rFonts w:ascii="Arial" w:eastAsia="Times New Roman" w:hAnsi="Arial" w:cs="Arial"/>
          <w:color w:val="000000"/>
          <w:lang w:eastAsia="en-GB"/>
        </w:rPr>
        <w:t xml:space="preserve"> D. J. (2021). Qualities, challenges, and future of genetic</w:t>
      </w:r>
    </w:p>
    <w:p w14:paraId="213630C4" w14:textId="77777777" w:rsidR="0020526F" w:rsidRPr="00B71238" w:rsidRDefault="0020526F" w:rsidP="0020526F">
      <w:pPr>
        <w:autoSpaceDE w:val="0"/>
        <w:autoSpaceDN w:val="0"/>
        <w:adjustRightInd w:val="0"/>
        <w:spacing w:line="276" w:lineRule="auto"/>
        <w:jc w:val="both"/>
        <w:rPr>
          <w:rFonts w:ascii="Arial" w:hAnsi="Arial" w:cs="Arial"/>
        </w:rPr>
      </w:pPr>
      <w:r w:rsidRPr="00B71238">
        <w:rPr>
          <w:rFonts w:ascii="Arial" w:eastAsia="Times New Roman" w:hAnsi="Arial" w:cs="Arial"/>
          <w:color w:val="000000"/>
          <w:lang w:eastAsia="en-GB"/>
        </w:rPr>
        <w:t xml:space="preserve">algorithms: a literature review. SSRN. </w:t>
      </w:r>
      <w:hyperlink r:id="rId52" w:history="1">
        <w:r w:rsidRPr="00B71238">
          <w:rPr>
            <w:rStyle w:val="Hyperlink"/>
            <w:rFonts w:ascii="Arial" w:hAnsi="Arial" w:cs="Arial"/>
          </w:rPr>
          <w:t>http://dx.doi.org/10.2139/ssrn.3726035</w:t>
        </w:r>
      </w:hyperlink>
      <w:r w:rsidRPr="00B71238">
        <w:rPr>
          <w:rFonts w:ascii="Arial" w:hAnsi="Arial" w:cs="Arial"/>
        </w:rPr>
        <w:t>.</w:t>
      </w:r>
    </w:p>
    <w:p w14:paraId="36F98EE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EEBA9C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Waheeb, W., &amp; Ghazali, R. (2019). A new genetically optimized tensor product functional link neural network: An application to the daily exchange rate forecasting. Evolutionary Intelligence, 12 (4), 593-608.</w:t>
      </w:r>
    </w:p>
    <w:p w14:paraId="51DE09A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4E25CA0D"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Wang, G., Ye, J.C. and De Man, B. (2020). Deep learning for tomographic image reconstruction. Nature Machine Intelligence, [online] 2(12), pp.737–748</w:t>
      </w:r>
    </w:p>
    <w:p w14:paraId="1AC521E7"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7B251D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Wang, G., Ye, J.C., Mueller, K. and Fessler, J.A. (2018). Image Reconstruction is a New Frontier of Machine Learning. IEEE Transactions on Medical Imaging, [online] 37(6), pp.1289–1296. </w:t>
      </w:r>
    </w:p>
    <w:p w14:paraId="2EFA846A"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BB6B22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Wang, W. and Siau, K. (2019). Artificial Intelligence, Machine Learning, Automation, Robotics, Future of Work and Future of Humanity. Journal of Database Management, 30(1), pp.61–79.‌</w:t>
      </w:r>
    </w:p>
    <w:p w14:paraId="0ADD14E7"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E77A521"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Whitley, D. (1994). A genetic algorithm tutorial. Statistics and computing, 4 (2), 65-85.</w:t>
      </w:r>
    </w:p>
    <w:p w14:paraId="2F06BA3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30224737"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Whitley, D. and Sutton, A.M. (2012). Genetic Algorithms — A Survey of Models and Methods. Handbook of Natural Computing, pp.637–671.</w:t>
      </w:r>
    </w:p>
    <w:p w14:paraId="2E12D92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242194A5"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‌Wonjae Lee and Hak-Young Kim (2005). Genetic algorithm implementation in Python. Fourth Annual ACIS International Conference on Computer and Information Science (ICIS’05).</w:t>
      </w:r>
    </w:p>
    <w:p w14:paraId="375051DD" w14:textId="77777777" w:rsidR="0020526F" w:rsidRPr="00B71238" w:rsidRDefault="0020526F" w:rsidP="0020526F">
      <w:pPr>
        <w:spacing w:line="276" w:lineRule="auto"/>
        <w:jc w:val="both"/>
        <w:rPr>
          <w:rFonts w:ascii="Arial" w:eastAsia="Times New Roman" w:hAnsi="Arial" w:cs="Arial"/>
          <w:color w:val="000000"/>
          <w:lang w:eastAsia="en-GB"/>
        </w:rPr>
      </w:pPr>
    </w:p>
    <w:p w14:paraId="1F614F8C"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lastRenderedPageBreak/>
        <w:t>Yadav, A., and Khatak, A. (2017). Survey on Image Restoration Techniques. International Journal For Technological Research In Engineering, 5(4) 3031-35.</w:t>
      </w:r>
    </w:p>
    <w:p w14:paraId="7335738A"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Yu, Y., Gao, S., Wang, Y. and Todo, Y. (2019). Global optimum-based search differential evolution. IEEE/CAA Journal of Automatica Sinica, 6(2), pp.379–394.</w:t>
      </w:r>
    </w:p>
    <w:p w14:paraId="649E727C"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Zendesk. (2020). Deep learning vs. machine learning: What’s the difference? [online] Available at: https://www.zendesk.co.uk/blog/machine-learning-and-deep-learning/#georedirect [Accessed 10 Apr. 2022].</w:t>
      </w:r>
      <w:bookmarkEnd w:id="95"/>
    </w:p>
    <w:p w14:paraId="2D9AFAE8"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Zheng, X., Ravishankar, S., Long, Y. and Fessler, J.A. (2018). PWLS-ULTRA: An Efficient Clustering and Learning-Based Approach for Low-Dose 3D CT Image Reconstruction. IEEE Transactions on Medical Imaging, 37(6), pp.1498–1510.</w:t>
      </w:r>
    </w:p>
    <w:p w14:paraId="2D98536D"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Zhu, Y., Zhu, C. and Li, X. (2018). Improved principal component analysis and linear regression classification for face recognition. Signal Processing, 145, pp.175–182.</w:t>
      </w:r>
    </w:p>
    <w:p w14:paraId="55687932" w14:textId="77777777" w:rsidR="0064409C" w:rsidRPr="0064409C" w:rsidRDefault="0064409C" w:rsidP="0064409C">
      <w:pPr>
        <w:rPr>
          <w:lang w:val="en-US"/>
        </w:rPr>
      </w:pPr>
    </w:p>
    <w:p w14:paraId="2E053E1E" w14:textId="19BCC86E" w:rsidR="002C0B22" w:rsidRDefault="00297D39" w:rsidP="00CC53F3">
      <w:pPr>
        <w:pStyle w:val="Heading1"/>
        <w:rPr>
          <w:rFonts w:cs="Arial"/>
          <w:lang w:val="en-US"/>
        </w:rPr>
      </w:pPr>
      <w:bookmarkStart w:id="98" w:name="_Toc113560283"/>
      <w:r w:rsidRPr="00584CC9">
        <w:rPr>
          <w:rFonts w:cs="Arial"/>
          <w:lang w:val="en-US"/>
        </w:rPr>
        <w:t xml:space="preserve">Appendix A – </w:t>
      </w:r>
      <w:r w:rsidR="00CC53F3">
        <w:rPr>
          <w:rFonts w:cs="Arial"/>
          <w:lang w:val="en-US"/>
        </w:rPr>
        <w:t>Source C</w:t>
      </w:r>
      <w:r w:rsidRPr="00584CC9">
        <w:rPr>
          <w:rFonts w:cs="Arial"/>
          <w:lang w:val="en-US"/>
        </w:rPr>
        <w:t>ode</w:t>
      </w:r>
      <w:bookmarkEnd w:id="98"/>
    </w:p>
    <w:p w14:paraId="7A61E598" w14:textId="30995706" w:rsidR="0064409C" w:rsidRDefault="0064409C" w:rsidP="0064409C">
      <w:pPr>
        <w:rPr>
          <w:lang w:val="en-US"/>
        </w:rPr>
      </w:pPr>
    </w:p>
    <w:p w14:paraId="3F664969" w14:textId="0F4E19BB" w:rsidR="00497181" w:rsidRDefault="00497181" w:rsidP="00497181">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Algorithm</w:t>
      </w:r>
    </w:p>
    <w:p w14:paraId="423DCF9C" w14:textId="5ACD27DF" w:rsidR="00497181" w:rsidRDefault="00497181" w:rsidP="00497181">
      <w:pPr>
        <w:autoSpaceDE w:val="0"/>
        <w:autoSpaceDN w:val="0"/>
        <w:adjustRightInd w:val="0"/>
        <w:spacing w:line="276" w:lineRule="auto"/>
        <w:jc w:val="both"/>
        <w:rPr>
          <w:rFonts w:ascii="Courier10PitchBT-Roman" w:hAnsi="Courier10PitchBT-Roman" w:cs="Courier10PitchBT-Roman"/>
        </w:rPr>
      </w:pPr>
    </w:p>
    <w:p w14:paraId="4A31A07B" w14:textId="088275FC" w:rsidR="003425CF" w:rsidRPr="003425CF" w:rsidRDefault="003425CF" w:rsidP="003425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3425CF">
        <w:rPr>
          <w:rFonts w:ascii="Courier New" w:eastAsia="Times New Roman" w:hAnsi="Courier New" w:cs="Courier New"/>
          <w:color w:val="CC7832"/>
          <w:sz w:val="20"/>
          <w:szCs w:val="20"/>
          <w:lang w:eastAsia="en-GB"/>
        </w:rPr>
        <w:t xml:space="preserve">class </w:t>
      </w:r>
      <w:r w:rsidRPr="003425CF">
        <w:rPr>
          <w:rFonts w:ascii="Courier New" w:eastAsia="Times New Roman" w:hAnsi="Courier New" w:cs="Courier New"/>
          <w:color w:val="A9B7C6"/>
          <w:sz w:val="20"/>
          <w:szCs w:val="20"/>
          <w:lang w:eastAsia="en-GB"/>
        </w:rPr>
        <w:t>Algorithm(Config):</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r w:rsidRPr="003425CF">
        <w:rPr>
          <w:rFonts w:ascii="Courier New" w:eastAsia="Times New Roman" w:hAnsi="Courier New" w:cs="Courier New"/>
          <w:color w:val="B200B2"/>
          <w:sz w:val="20"/>
          <w:szCs w:val="20"/>
          <w:lang w:eastAsia="en-GB"/>
        </w:rPr>
        <w:t>__init__</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super</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B200B2"/>
          <w:sz w:val="20"/>
          <w:szCs w:val="20"/>
          <w:lang w:eastAsia="en-GB"/>
        </w:rPr>
        <w:t>__init__</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Initialise the first generation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.population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.initialise()</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r w:rsidRPr="003425CF">
        <w:rPr>
          <w:rFonts w:ascii="Courier New" w:eastAsia="Times New Roman" w:hAnsi="Courier New" w:cs="Courier New"/>
          <w:color w:val="FFC66D"/>
          <w:sz w:val="20"/>
          <w:szCs w:val="20"/>
          <w:lang w:eastAsia="en-GB"/>
        </w:rPr>
        <w:t>initialise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i/>
          <w:iCs/>
          <w:color w:val="629755"/>
          <w:sz w:val="20"/>
          <w:szCs w:val="20"/>
          <w:lang w:eastAsia="en-GB"/>
        </w:rPr>
        <w:t>"""</w:t>
      </w:r>
      <w:r w:rsidRPr="003425CF">
        <w:rPr>
          <w:rFonts w:ascii="Courier New" w:eastAsia="Times New Roman" w:hAnsi="Courier New" w:cs="Courier New"/>
          <w:i/>
          <w:iCs/>
          <w:color w:val="629755"/>
          <w:sz w:val="20"/>
          <w:szCs w:val="20"/>
          <w:lang w:eastAsia="en-GB"/>
        </w:rPr>
        <w:br/>
        <w:t xml:space="preserve">        Method to create the initial population for the algorithm.</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b/>
          <w:bCs/>
          <w:i/>
          <w:iCs/>
          <w:color w:val="629755"/>
          <w:sz w:val="20"/>
          <w:szCs w:val="20"/>
          <w:lang w:eastAsia="en-GB"/>
        </w:rPr>
        <w:t>:return</w:t>
      </w:r>
      <w:r w:rsidRPr="003425CF">
        <w:rPr>
          <w:rFonts w:ascii="Courier New" w:eastAsia="Times New Roman" w:hAnsi="Courier New" w:cs="Courier New"/>
          <w:i/>
          <w:iCs/>
          <w:color w:val="629755"/>
          <w:sz w:val="20"/>
          <w:szCs w:val="20"/>
          <w:lang w:eastAsia="en-GB"/>
        </w:rPr>
        <w:t>: a 3D list of Genotype objects.</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color w:val="A9B7C6"/>
          <w:sz w:val="20"/>
          <w:szCs w:val="20"/>
          <w:lang w:eastAsia="en-GB"/>
        </w:rPr>
        <w:t>population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.GENOME_LENGTH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72737A"/>
          <w:sz w:val="20"/>
          <w:szCs w:val="20"/>
          <w:lang w:eastAsia="en-GB"/>
        </w:rPr>
        <w:t xml:space="preserve">i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A9B7C6"/>
          <w:sz w:val="20"/>
          <w:szCs w:val="20"/>
          <w:lang w:eastAsia="en-GB"/>
        </w:rPr>
        <w:br/>
        <w:t xml:space="preserve">            population[individual] = Genotype()</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return </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r w:rsidRPr="003425CF">
        <w:rPr>
          <w:rFonts w:ascii="Courier New" w:eastAsia="Times New Roman" w:hAnsi="Courier New" w:cs="Courier New"/>
          <w:color w:val="FFC66D"/>
          <w:sz w:val="20"/>
          <w:szCs w:val="20"/>
          <w:lang w:eastAsia="en-GB"/>
        </w:rPr>
        <w:t>run_algorithm</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i/>
          <w:iCs/>
          <w:color w:val="629755"/>
          <w:sz w:val="20"/>
          <w:szCs w:val="20"/>
          <w:lang w:eastAsia="en-GB"/>
        </w:rPr>
        <w:t>"""</w:t>
      </w:r>
      <w:r w:rsidRPr="003425CF">
        <w:rPr>
          <w:rFonts w:ascii="Courier New" w:eastAsia="Times New Roman" w:hAnsi="Courier New" w:cs="Courier New"/>
          <w:i/>
          <w:iCs/>
          <w:color w:val="629755"/>
          <w:sz w:val="20"/>
          <w:szCs w:val="20"/>
          <w:lang w:eastAsia="en-GB"/>
        </w:rPr>
        <w:br/>
        <w:t xml:space="preserve">        The method that runs the algorithm.</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b/>
          <w:bCs/>
          <w:i/>
          <w:iCs/>
          <w:color w:val="629755"/>
          <w:sz w:val="20"/>
          <w:szCs w:val="20"/>
          <w:lang w:eastAsia="en-GB"/>
        </w:rPr>
        <w:t>:return</w:t>
      </w:r>
      <w:r w:rsidRPr="003425CF">
        <w:rPr>
          <w:rFonts w:ascii="Courier New" w:eastAsia="Times New Roman" w:hAnsi="Courier New" w:cs="Courier New"/>
          <w:i/>
          <w:iCs/>
          <w:color w:val="629755"/>
          <w:sz w:val="20"/>
          <w:szCs w:val="20"/>
          <w:lang w:eastAsia="en-GB"/>
        </w:rPr>
        <w:t>: prints results in terminal, and saves images and graphs for each run.</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color w:val="808080"/>
          <w:sz w:val="20"/>
          <w:szCs w:val="20"/>
          <w:lang w:eastAsia="en-GB"/>
        </w:rPr>
        <w:t xml:space="preserve"># ======================= Algorithm loop </w:t>
      </w:r>
      <w:r w:rsidRPr="003425CF">
        <w:rPr>
          <w:rFonts w:ascii="Courier New" w:eastAsia="Times New Roman" w:hAnsi="Courier New" w:cs="Courier New"/>
          <w:color w:val="808080"/>
          <w:sz w:val="20"/>
          <w:szCs w:val="20"/>
          <w:lang w:eastAsia="en-GB"/>
        </w:rPr>
        <w:lastRenderedPageBreak/>
        <w:t>======================================================================</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crossover_operator_validation = [</w:t>
      </w:r>
      <w:r w:rsidRPr="003425CF">
        <w:rPr>
          <w:rFonts w:ascii="Courier New" w:eastAsia="Times New Roman" w:hAnsi="Courier New" w:cs="Courier New"/>
          <w:color w:val="6A8759"/>
          <w:sz w:val="20"/>
          <w:szCs w:val="20"/>
          <w:lang w:eastAsia="en-GB"/>
        </w:rPr>
        <w:t>"S"</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"D"</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"U"</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crossover_operator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crossover_operator_validation: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.population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.initialise()</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imaging = BinaryImage()</w:t>
      </w:r>
      <w:r w:rsidRPr="003425CF">
        <w:rPr>
          <w:rFonts w:ascii="Courier New" w:eastAsia="Times New Roman" w:hAnsi="Courier New" w:cs="Courier New"/>
          <w:color w:val="A9B7C6"/>
          <w:sz w:val="20"/>
          <w:szCs w:val="20"/>
          <w:lang w:eastAsia="en-GB"/>
        </w:rPr>
        <w:br/>
        <w:t xml:space="preserve">            fitness = Fitness()</w:t>
      </w:r>
      <w:r w:rsidRPr="003425CF">
        <w:rPr>
          <w:rFonts w:ascii="Courier New" w:eastAsia="Times New Roman" w:hAnsi="Courier New" w:cs="Courier New"/>
          <w:color w:val="A9B7C6"/>
          <w:sz w:val="20"/>
          <w:szCs w:val="20"/>
          <w:lang w:eastAsia="en-GB"/>
        </w:rPr>
        <w:br/>
        <w:t xml:space="preserve">            selection = Selection()</w:t>
      </w:r>
      <w:r w:rsidRPr="003425CF">
        <w:rPr>
          <w:rFonts w:ascii="Courier New" w:eastAsia="Times New Roman" w:hAnsi="Courier New" w:cs="Courier New"/>
          <w:color w:val="A9B7C6"/>
          <w:sz w:val="20"/>
          <w:szCs w:val="20"/>
          <w:lang w:eastAsia="en-GB"/>
        </w:rPr>
        <w:br/>
        <w:t xml:space="preserve">            crossover = Crossover()</w:t>
      </w:r>
      <w:r w:rsidRPr="003425CF">
        <w:rPr>
          <w:rFonts w:ascii="Courier New" w:eastAsia="Times New Roman" w:hAnsi="Courier New" w:cs="Courier New"/>
          <w:color w:val="A9B7C6"/>
          <w:sz w:val="20"/>
          <w:szCs w:val="20"/>
          <w:lang w:eastAsia="en-GB"/>
        </w:rPr>
        <w:br/>
        <w:t xml:space="preserve">            elitism = Elitism()</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Optimal individual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optimal_genotype = fitness.optimal_fitness_genotype()</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start_time = time.time()</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f = </w:t>
      </w:r>
      <w:r w:rsidRPr="003425CF">
        <w:rPr>
          <w:rFonts w:ascii="Courier New" w:eastAsia="Times New Roman" w:hAnsi="Courier New" w:cs="Courier New"/>
          <w:color w:val="8888C6"/>
          <w:sz w:val="20"/>
          <w:szCs w:val="20"/>
          <w:lang w:eastAsia="en-GB"/>
        </w:rPr>
        <w:t>open</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"images/algorithm_log.txt"</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"a"</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Variables and objects that will help keep track of numbers for logging.</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 xml:space="preserve">maximum_algorithmic_fitness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6897BB"/>
          <w:sz w:val="20"/>
          <w:szCs w:val="20"/>
          <w:lang w:eastAsia="en-GB"/>
        </w:rPr>
        <w:br/>
        <w:t xml:space="preserve">            </w:t>
      </w:r>
      <w:r w:rsidRPr="003425CF">
        <w:rPr>
          <w:rFonts w:ascii="Courier New" w:eastAsia="Times New Roman" w:hAnsi="Courier New" w:cs="Courier New"/>
          <w:color w:val="A9B7C6"/>
          <w:sz w:val="20"/>
          <w:szCs w:val="20"/>
          <w:lang w:eastAsia="en-GB"/>
        </w:rPr>
        <w:t xml:space="preserve">max_fitness_in_generation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6897BB"/>
          <w:sz w:val="20"/>
          <w:szCs w:val="20"/>
          <w:lang w:eastAsia="en-GB"/>
        </w:rPr>
        <w:br/>
        <w:t xml:space="preserve">            </w:t>
      </w:r>
      <w:r w:rsidRPr="003425CF">
        <w:rPr>
          <w:rFonts w:ascii="Courier New" w:eastAsia="Times New Roman" w:hAnsi="Courier New" w:cs="Courier New"/>
          <w:color w:val="A9B7C6"/>
          <w:sz w:val="20"/>
          <w:szCs w:val="20"/>
          <w:lang w:eastAsia="en-GB"/>
        </w:rPr>
        <w:t>generation_list = []</w:t>
      </w:r>
      <w:r w:rsidRPr="003425CF">
        <w:rPr>
          <w:rFonts w:ascii="Courier New" w:eastAsia="Times New Roman" w:hAnsi="Courier New" w:cs="Courier New"/>
          <w:color w:val="A9B7C6"/>
          <w:sz w:val="20"/>
          <w:szCs w:val="20"/>
          <w:lang w:eastAsia="en-GB"/>
        </w:rPr>
        <w:br/>
        <w:t xml:space="preserve">            fitness_list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generation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.GENERATIONS):</w:t>
      </w:r>
      <w:r w:rsidRPr="003425CF">
        <w:rPr>
          <w:rFonts w:ascii="Courier New" w:eastAsia="Times New Roman" w:hAnsi="Courier New" w:cs="Courier New"/>
          <w:color w:val="A9B7C6"/>
          <w:sz w:val="20"/>
          <w:szCs w:val="20"/>
          <w:lang w:eastAsia="en-GB"/>
        </w:rPr>
        <w:br/>
        <w:t xml:space="preserve">                generation_list.append(generation)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 xml:space="preserve">f"Running generation: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.current_generation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A9B7C6"/>
          <w:sz w:val="20"/>
          <w:szCs w:val="20"/>
          <w:lang w:eastAsia="en-GB"/>
        </w:rPr>
        <w:br/>
        <w:t xml:space="preserve">                next_generation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Evaluate fitness for each individual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r w:rsidRPr="003425CF">
        <w:rPr>
          <w:rFonts w:ascii="Courier New" w:eastAsia="Times New Roman" w:hAnsi="Courier New" w:cs="Courier New"/>
          <w:color w:val="A9B7C6"/>
          <w:sz w:val="20"/>
          <w:szCs w:val="20"/>
          <w:lang w:eastAsia="en-GB"/>
        </w:rPr>
        <w:br/>
        <w:t xml:space="preserve">                    fitness.evaluate_fitness(optimal_genotype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individual)</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Seek elites in population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elites = elitism.find_elites(</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elite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elites:</w:t>
      </w:r>
      <w:r w:rsidRPr="003425CF">
        <w:rPr>
          <w:rFonts w:ascii="Courier New" w:eastAsia="Times New Roman" w:hAnsi="Courier New" w:cs="Courier New"/>
          <w:color w:val="A9B7C6"/>
          <w:sz w:val="20"/>
          <w:szCs w:val="20"/>
          <w:lang w:eastAsia="en-GB"/>
        </w:rPr>
        <w:br/>
        <w:t xml:space="preserve">                    next_generation.append(copy.deepcopy(elite))</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Selection ===================================================================</w:t>
      </w:r>
      <w:r w:rsidRPr="003425CF">
        <w:rPr>
          <w:rFonts w:ascii="Courier New" w:eastAsia="Times New Roman" w:hAnsi="Courier New" w:cs="Courier New"/>
          <w:color w:val="808080"/>
          <w:sz w:val="20"/>
          <w:szCs w:val="20"/>
          <w:lang w:eastAsia="en-GB"/>
        </w:rPr>
        <w:br/>
        <w:t xml:space="preserve">                # The size of the population needs to stay the same throughout the run of the algorithm.</w:t>
      </w:r>
      <w:r w:rsidRPr="003425CF">
        <w:rPr>
          <w:rFonts w:ascii="Courier New" w:eastAsia="Times New Roman" w:hAnsi="Courier New" w:cs="Courier New"/>
          <w:color w:val="808080"/>
          <w:sz w:val="20"/>
          <w:szCs w:val="20"/>
          <w:lang w:eastAsia="en-GB"/>
        </w:rPr>
        <w:br/>
        <w:t xml:space="preserve">                # At this stage we already have the elites in the next generation.</w:t>
      </w:r>
      <w:r w:rsidRPr="003425CF">
        <w:rPr>
          <w:rFonts w:ascii="Courier New" w:eastAsia="Times New Roman" w:hAnsi="Courier New" w:cs="Courier New"/>
          <w:color w:val="808080"/>
          <w:sz w:val="20"/>
          <w:szCs w:val="20"/>
          <w:lang w:eastAsia="en-GB"/>
        </w:rPr>
        <w:br/>
        <w:t xml:space="preserve">                # Therefore, the size of the next population will be (population - elites)</w:t>
      </w:r>
      <w:r w:rsidRPr="003425CF">
        <w:rPr>
          <w:rFonts w:ascii="Courier New" w:eastAsia="Times New Roman" w:hAnsi="Courier New" w:cs="Courier New"/>
          <w:color w:val="808080"/>
          <w:sz w:val="20"/>
          <w:szCs w:val="20"/>
          <w:lang w:eastAsia="en-GB"/>
        </w:rPr>
        <w:br/>
        <w:t xml:space="preserve">                # Lastly, we divide this number by 2, as the following operations will be done in pairs of individuals;</w:t>
      </w:r>
      <w:r w:rsidRPr="003425CF">
        <w:rPr>
          <w:rFonts w:ascii="Courier New" w:eastAsia="Times New Roman" w:hAnsi="Courier New" w:cs="Courier New"/>
          <w:color w:val="808080"/>
          <w:sz w:val="20"/>
          <w:szCs w:val="20"/>
          <w:lang w:eastAsia="en-GB"/>
        </w:rPr>
        <w:br/>
        <w:t xml:space="preserve">                # parent_one and parent_two, which will produce offspring_one and offspring_two</w:t>
      </w:r>
      <w:r w:rsidRPr="003425CF">
        <w:rPr>
          <w:rFonts w:ascii="Courier New" w:eastAsia="Times New Roman" w:hAnsi="Courier New" w:cs="Courier New"/>
          <w:color w:val="808080"/>
          <w:sz w:val="20"/>
          <w:szCs w:val="20"/>
          <w:lang w:eastAsia="en-GB"/>
        </w:rPr>
        <w:br/>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8888C6"/>
          <w:sz w:val="20"/>
          <w:szCs w:val="20"/>
          <w:lang w:eastAsia="en-GB"/>
        </w:rPr>
        <w:t>int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.POPULATION -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 xml:space="preserve">.ELITE_CARRY_OVER) / </w:t>
      </w:r>
      <w:r w:rsidRPr="003425CF">
        <w:rPr>
          <w:rFonts w:ascii="Courier New" w:eastAsia="Times New Roman" w:hAnsi="Courier New" w:cs="Courier New"/>
          <w:color w:val="6897BB"/>
          <w:sz w:val="20"/>
          <w:szCs w:val="20"/>
          <w:lang w:eastAsia="en-GB"/>
        </w:rPr>
        <w:t>2</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parent_one = selection.roulette_selection(</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lastRenderedPageBreak/>
        <w:t xml:space="preserve">                    parent_two = selection.roulette_selection(</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Crossover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children = crossover.do_crossover(parent_one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parent_two</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child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children:</w:t>
      </w:r>
      <w:r w:rsidRPr="003425CF">
        <w:rPr>
          <w:rFonts w:ascii="Courier New" w:eastAsia="Times New Roman" w:hAnsi="Courier New" w:cs="Courier New"/>
          <w:color w:val="A9B7C6"/>
          <w:sz w:val="20"/>
          <w:szCs w:val="20"/>
          <w:lang w:eastAsia="en-GB"/>
        </w:rPr>
        <w:br/>
        <w:t xml:space="preserve">                        next_generation.append(copy.deepcopy(child))</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Mutation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next_generation:</w:t>
      </w:r>
      <w:r w:rsidRPr="003425CF">
        <w:rPr>
          <w:rFonts w:ascii="Courier New" w:eastAsia="Times New Roman" w:hAnsi="Courier New" w:cs="Courier New"/>
          <w:color w:val="A9B7C6"/>
          <w:sz w:val="20"/>
          <w:szCs w:val="20"/>
          <w:lang w:eastAsia="en-GB"/>
        </w:rPr>
        <w:br/>
        <w:t xml:space="preserve">                    individual.mutation()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Population fitness evaluation ===============================================</w:t>
      </w:r>
      <w:r w:rsidRPr="003425CF">
        <w:rPr>
          <w:rFonts w:ascii="Courier New" w:eastAsia="Times New Roman" w:hAnsi="Courier New" w:cs="Courier New"/>
          <w:color w:val="808080"/>
          <w:sz w:val="20"/>
          <w:szCs w:val="20"/>
          <w:lang w:eastAsia="en-GB"/>
        </w:rPr>
        <w:br/>
        <w:t xml:space="preserve">                # Update maximum fitness for the run of the algorithm.</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max_fitness_in_generation = fitness.get_max_fitness(next_generation)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r w:rsidRPr="003425CF">
        <w:rPr>
          <w:rFonts w:ascii="Courier New" w:eastAsia="Times New Roman" w:hAnsi="Courier New" w:cs="Courier New"/>
          <w:color w:val="A9B7C6"/>
          <w:sz w:val="20"/>
          <w:szCs w:val="20"/>
          <w:lang w:eastAsia="en-GB"/>
        </w:rPr>
        <w:t>max_fitness_in_generation &gt; maximum_algorithmic_fitness:</w:t>
      </w:r>
      <w:r w:rsidRPr="003425CF">
        <w:rPr>
          <w:rFonts w:ascii="Courier New" w:eastAsia="Times New Roman" w:hAnsi="Courier New" w:cs="Courier New"/>
          <w:color w:val="A9B7C6"/>
          <w:sz w:val="20"/>
          <w:szCs w:val="20"/>
          <w:lang w:eastAsia="en-GB"/>
        </w:rPr>
        <w:br/>
        <w:t xml:space="preserve">                    maximum_algorithmic_fitness = max_fitness_in_generation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Finish if algorithm has reached optimum fitness.</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r w:rsidRPr="003425CF">
        <w:rPr>
          <w:rFonts w:ascii="Courier New" w:eastAsia="Times New Roman" w:hAnsi="Courier New" w:cs="Courier New"/>
          <w:color w:val="A9B7C6"/>
          <w:sz w:val="20"/>
          <w:szCs w:val="20"/>
          <w:lang w:eastAsia="en-GB"/>
        </w:rPr>
        <w:t>fitness.fitness_to_reach == max_fitness_in_generation: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 xml:space="preserve">f"Maximum fitness has been reached after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 xml:space="preserve"> generations!"</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top_individual = fitness.get_max_fitness_genotype(next_generation)</w:t>
      </w:r>
      <w:r w:rsidRPr="003425CF">
        <w:rPr>
          <w:rFonts w:ascii="Courier New" w:eastAsia="Times New Roman" w:hAnsi="Courier New" w:cs="Courier New"/>
          <w:color w:val="A9B7C6"/>
          <w:sz w:val="20"/>
          <w:szCs w:val="20"/>
          <w:lang w:eastAsia="en-GB"/>
        </w:rPr>
        <w:br/>
        <w:t xml:space="preserve">                    image = imaging.binary_array_to_binary_image(top_individual.genes)</w:t>
      </w:r>
      <w:r w:rsidRPr="003425CF">
        <w:rPr>
          <w:rFonts w:ascii="Courier New" w:eastAsia="Times New Roman" w:hAnsi="Courier New" w:cs="Courier New"/>
          <w:color w:val="A9B7C6"/>
          <w:sz w:val="20"/>
          <w:szCs w:val="20"/>
          <w:lang w:eastAsia="en-GB"/>
        </w:rPr>
        <w:br/>
        <w:t xml:space="preserve">                    helper.save_binary_image(image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Add this to the fitness_list otherwise trying to create the graph breaks cause x and y axes must</w:t>
      </w:r>
      <w:r w:rsidRPr="003425CF">
        <w:rPr>
          <w:rFonts w:ascii="Courier New" w:eastAsia="Times New Roman" w:hAnsi="Courier New" w:cs="Courier New"/>
          <w:color w:val="808080"/>
          <w:sz w:val="20"/>
          <w:szCs w:val="20"/>
          <w:lang w:eastAsia="en-GB"/>
        </w:rPr>
        <w:br/>
        <w:t xml:space="preserve">                    # have same first dimension</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fitness_list.append(max_fitness_in_generation)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break</w:t>
      </w:r>
      <w:r w:rsidRPr="003425CF">
        <w:rPr>
          <w:rFonts w:ascii="Courier New" w:eastAsia="Times New Roman" w:hAnsi="Courier New" w:cs="Courier New"/>
          <w:color w:val="CC7832"/>
          <w:sz w:val="20"/>
          <w:szCs w:val="20"/>
          <w:lang w:eastAsia="en-GB"/>
        </w:rPr>
        <w:br/>
        <w:t xml:space="preserve">                else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Display maximum fitness for the generation and save an image every 100 generations.</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 xml:space="preserve">f"Max fitness in current population is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max_fitness_in_generation</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 xml:space="preserve">100 </w:t>
      </w:r>
      <w:r w:rsidRPr="003425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top_individual = fitness.get_max_fitness_genotype(next_generation)</w:t>
      </w:r>
      <w:r w:rsidRPr="003425CF">
        <w:rPr>
          <w:rFonts w:ascii="Courier New" w:eastAsia="Times New Roman" w:hAnsi="Courier New" w:cs="Courier New"/>
          <w:color w:val="A9B7C6"/>
          <w:sz w:val="20"/>
          <w:szCs w:val="20"/>
          <w:lang w:eastAsia="en-GB"/>
        </w:rPr>
        <w:br/>
        <w:t xml:space="preserve">                        image = imaging.binary_array_to_binary_image(top_individual.genes)</w:t>
      </w:r>
      <w:r w:rsidRPr="003425CF">
        <w:rPr>
          <w:rFonts w:ascii="Courier New" w:eastAsia="Times New Roman" w:hAnsi="Courier New" w:cs="Courier New"/>
          <w:color w:val="A9B7C6"/>
          <w:sz w:val="20"/>
          <w:szCs w:val="20"/>
          <w:lang w:eastAsia="en-GB"/>
        </w:rPr>
        <w:br/>
        <w:t xml:space="preserve">                        helper.save_binary_image(image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A9B7C6"/>
          <w:sz w:val="20"/>
          <w:szCs w:val="20"/>
          <w:lang w:eastAsia="en-GB"/>
        </w:rPr>
        <w:br/>
        <w:t xml:space="preserve">                fitness_list.append(max_fitness_in_generation)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Prepare for next iteration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 = next_generation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Save an image for the last iteration of the algorithm.</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 xml:space="preserve">top_individual = </w:t>
      </w:r>
      <w:r w:rsidR="00465F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A9B7C6"/>
          <w:sz w:val="20"/>
          <w:szCs w:val="20"/>
          <w:lang w:eastAsia="en-GB"/>
        </w:rPr>
        <w:t>fitness.get_max_fitness_genotype(next_generation)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lastRenderedPageBreak/>
        <w:t xml:space="preserve">            image = imaging.binary_array_to_binary_image(top_individual.genes)</w:t>
      </w:r>
      <w:r w:rsidRPr="003425CF">
        <w:rPr>
          <w:rFonts w:ascii="Courier New" w:eastAsia="Times New Roman" w:hAnsi="Courier New" w:cs="Courier New"/>
          <w:color w:val="A9B7C6"/>
          <w:sz w:val="20"/>
          <w:szCs w:val="20"/>
          <w:lang w:eastAsia="en-GB"/>
        </w:rPr>
        <w:br/>
        <w:t xml:space="preserve">            helper.save_binary_image(image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 xml:space="preserve">f"Maximum fitness for the run: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maximum_algorithmic_fitness</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Create the plot.</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helper.create_plot(generation_list</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fitness_list</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Update algorithm log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end_time = time.time()</w:t>
      </w:r>
      <w:r w:rsidRPr="003425CF">
        <w:rPr>
          <w:rFonts w:ascii="Courier New" w:eastAsia="Times New Roman" w:hAnsi="Courier New" w:cs="Courier New"/>
          <w:color w:val="A9B7C6"/>
          <w:sz w:val="20"/>
          <w:szCs w:val="20"/>
          <w:lang w:eastAsia="en-GB"/>
        </w:rPr>
        <w:br/>
        <w:t xml:space="preserve">            total_runtime = </w:t>
      </w:r>
      <w:r w:rsidRPr="003425CF">
        <w:rPr>
          <w:rFonts w:ascii="Courier New" w:eastAsia="Times New Roman" w:hAnsi="Courier New" w:cs="Courier New"/>
          <w:color w:val="6A8759"/>
          <w:sz w:val="20"/>
          <w:szCs w:val="20"/>
          <w:lang w:eastAsia="en-GB"/>
        </w:rPr>
        <w:t xml:space="preserve">"%.2f" </w:t>
      </w:r>
      <w:r w:rsidRPr="003425CF">
        <w:rPr>
          <w:rFonts w:ascii="Courier New" w:eastAsia="Times New Roman" w:hAnsi="Courier New" w:cs="Courier New"/>
          <w:color w:val="A9B7C6"/>
          <w:sz w:val="20"/>
          <w:szCs w:val="20"/>
          <w:lang w:eastAsia="en-GB"/>
        </w:rPr>
        <w:t>% (end_time - start_time)</w:t>
      </w:r>
      <w:r w:rsidRPr="003425CF">
        <w:rPr>
          <w:rFonts w:ascii="Courier New" w:eastAsia="Times New Roman" w:hAnsi="Courier New" w:cs="Courier New"/>
          <w:color w:val="A9B7C6"/>
          <w:sz w:val="20"/>
          <w:szCs w:val="20"/>
          <w:lang w:eastAsia="en-GB"/>
        </w:rPr>
        <w:br/>
        <w:t xml:space="preserve">            time_of_run = time.strftime(</w:t>
      </w:r>
      <w:r w:rsidRPr="003425CF">
        <w:rPr>
          <w:rFonts w:ascii="Courier New" w:eastAsia="Times New Roman" w:hAnsi="Courier New" w:cs="Courier New"/>
          <w:color w:val="6A8759"/>
          <w:sz w:val="20"/>
          <w:szCs w:val="20"/>
          <w:lang w:eastAsia="en-GB"/>
        </w:rPr>
        <w:t>"%d%m%Y-%H%M%S"</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reach_global_optimum = </w:t>
      </w:r>
      <w:r w:rsidRPr="003425CF">
        <w:rPr>
          <w:rFonts w:ascii="Courier New" w:eastAsia="Times New Roman" w:hAnsi="Courier New" w:cs="Courier New"/>
          <w:color w:val="6A8759"/>
          <w:sz w:val="20"/>
          <w:szCs w:val="20"/>
          <w:lang w:eastAsia="en-GB"/>
        </w:rPr>
        <w:t>"No"</w:t>
      </w:r>
      <w:r w:rsidRPr="003425CF">
        <w:rPr>
          <w:rFonts w:ascii="Courier New" w:eastAsia="Times New Roman" w:hAnsi="Courier New" w:cs="Courier New"/>
          <w:color w:val="6A8759"/>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r w:rsidRPr="003425CF">
        <w:rPr>
          <w:rFonts w:ascii="Courier New" w:eastAsia="Times New Roman" w:hAnsi="Courier New" w:cs="Courier New"/>
          <w:color w:val="A9B7C6"/>
          <w:sz w:val="20"/>
          <w:szCs w:val="20"/>
          <w:lang w:eastAsia="en-GB"/>
        </w:rPr>
        <w:t>fitness.fitness_to_reach == max_fitness_in_generation:</w:t>
      </w:r>
      <w:r w:rsidRPr="003425CF">
        <w:rPr>
          <w:rFonts w:ascii="Courier New" w:eastAsia="Times New Roman" w:hAnsi="Courier New" w:cs="Courier New"/>
          <w:color w:val="A9B7C6"/>
          <w:sz w:val="20"/>
          <w:szCs w:val="20"/>
          <w:lang w:eastAsia="en-GB"/>
        </w:rPr>
        <w:br/>
        <w:t xml:space="preserve">                reach_global_optimum = </w:t>
      </w:r>
      <w:r w:rsidRPr="003425CF">
        <w:rPr>
          <w:rFonts w:ascii="Courier New" w:eastAsia="Times New Roman" w:hAnsi="Courier New" w:cs="Courier New"/>
          <w:color w:val="6A8759"/>
          <w:sz w:val="20"/>
          <w:szCs w:val="20"/>
          <w:lang w:eastAsia="en-GB"/>
        </w:rPr>
        <w:t>'Yes'</w:t>
      </w:r>
      <w:r w:rsidRPr="003425CF">
        <w:rPr>
          <w:rFonts w:ascii="Courier New" w:eastAsia="Times New Roman" w:hAnsi="Courier New" w:cs="Courier New"/>
          <w:color w:val="6A8759"/>
          <w:sz w:val="20"/>
          <w:szCs w:val="20"/>
          <w:lang w:eastAsia="en-GB"/>
        </w:rPr>
        <w:br/>
        <w:t xml:space="preserve">            </w:t>
      </w:r>
      <w:r w:rsidRPr="003425CF">
        <w:rPr>
          <w:rFonts w:ascii="Courier New" w:eastAsia="Times New Roman" w:hAnsi="Courier New" w:cs="Courier New"/>
          <w:color w:val="A9B7C6"/>
          <w:sz w:val="20"/>
          <w:szCs w:val="20"/>
          <w:lang w:eastAsia="en-GB"/>
        </w:rPr>
        <w:t>f.write(</w:t>
      </w:r>
      <w:r w:rsidRPr="003425CF">
        <w:rPr>
          <w:rFonts w:ascii="Courier New" w:eastAsia="Times New Roman" w:hAnsi="Courier New" w:cs="Courier New"/>
          <w:color w:val="6A8759"/>
          <w:sz w:val="20"/>
          <w:szCs w:val="20"/>
          <w:lang w:eastAsia="en-GB"/>
        </w:rPr>
        <w:t>f"</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time_of_run</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f"Did the algorithm reach maximum fitness? :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reach_global_optimum</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f"Crossover method used: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8888C6"/>
          <w:sz w:val="20"/>
          <w:szCs w:val="20"/>
          <w:lang w:eastAsia="en-GB"/>
        </w:rPr>
        <w:t>str</w:t>
      </w:r>
      <w:r w:rsidRPr="003425CF">
        <w:rPr>
          <w:rFonts w:ascii="Courier New" w:eastAsia="Times New Roman" w:hAnsi="Courier New" w:cs="Courier New"/>
          <w:color w:val="A9B7C6"/>
          <w:sz w:val="20"/>
          <w:szCs w:val="20"/>
          <w:lang w:eastAsia="en-GB"/>
        </w:rPr>
        <w:t>(crossover_operator)</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f"Population size: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f"Number of generations: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.GENERATIONS</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f"Mutation probability: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.MUTATION_PROBABILITY</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f"Number of elites in each generation: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.ELITE_CARRY_OVER</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f"Maximum fitness reached: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maximum_algorithmic_fitness</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fitness.fitness_to_reach</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 xml:space="preserve">f"Total runtime: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total_runtime</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 xml:space="preserve"> seconds</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f.write(</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f.close()</w:t>
      </w:r>
    </w:p>
    <w:p w14:paraId="05AC55DA" w14:textId="57F3D667" w:rsidR="00497181" w:rsidRDefault="00497181" w:rsidP="0064409C"/>
    <w:p w14:paraId="40752408" w14:textId="68F40EFC" w:rsidR="003425CF" w:rsidRDefault="003425CF" w:rsidP="0064409C"/>
    <w:p w14:paraId="004DD747" w14:textId="48BE5746"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sidRPr="009B58C3">
        <w:rPr>
          <w:rFonts w:ascii="Courier10PitchBT-Roman" w:hAnsi="Courier10PitchBT-Roman" w:cs="Courier10PitchBT-Roman"/>
        </w:rPr>
        <w:t>BinaryImage</w:t>
      </w:r>
    </w:p>
    <w:p w14:paraId="4926E408" w14:textId="29715880"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4820F830" w14:textId="77777777" w:rsidR="003425CF" w:rsidRDefault="003425CF" w:rsidP="003425CF">
      <w:pPr>
        <w:pStyle w:val="HTMLPreformatted"/>
        <w:shd w:val="clear" w:color="auto" w:fill="2B2B2B"/>
        <w:rPr>
          <w:color w:val="A9B7C6"/>
        </w:rPr>
      </w:pPr>
      <w:r>
        <w:rPr>
          <w:color w:val="CC7832"/>
        </w:rPr>
        <w:t xml:space="preserve">class </w:t>
      </w:r>
      <w:r>
        <w:rPr>
          <w:color w:val="A9B7C6"/>
        </w:rPr>
        <w:t>BinaryImage(Config):</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r>
        <w:rPr>
          <w:color w:val="A9B7C6"/>
        </w:rPr>
        <w:br/>
      </w:r>
      <w:r>
        <w:rPr>
          <w:color w:val="A9B7C6"/>
        </w:rPr>
        <w:br/>
        <w:t xml:space="preserve">    </w:t>
      </w:r>
      <w:r>
        <w:rPr>
          <w:color w:val="CC7832"/>
        </w:rPr>
        <w:t xml:space="preserve">def </w:t>
      </w:r>
      <w:r>
        <w:rPr>
          <w:color w:val="FFC66D"/>
        </w:rPr>
        <w:t>binary_image_to_binary_array</w:t>
      </w:r>
      <w:r>
        <w:rPr>
          <w:color w:val="A9B7C6"/>
        </w:rPr>
        <w:t>(</w:t>
      </w:r>
      <w:r>
        <w:rPr>
          <w:color w:val="94558D"/>
        </w:rPr>
        <w:t>self</w:t>
      </w:r>
      <w:r>
        <w:rPr>
          <w:color w:val="CC7832"/>
        </w:rPr>
        <w:t xml:space="preserve">, </w:t>
      </w:r>
      <w:r>
        <w:rPr>
          <w:color w:val="A9B7C6"/>
        </w:rPr>
        <w:t>img):</w:t>
      </w:r>
      <w:r>
        <w:rPr>
          <w:color w:val="A9B7C6"/>
        </w:rPr>
        <w:br/>
        <w:t xml:space="preserve">        </w:t>
      </w:r>
      <w:r>
        <w:rPr>
          <w:i/>
          <w:iCs/>
          <w:color w:val="629755"/>
        </w:rPr>
        <w:t>"""</w:t>
      </w:r>
      <w:r>
        <w:rPr>
          <w:i/>
          <w:iCs/>
          <w:color w:val="629755"/>
        </w:rPr>
        <w:br/>
        <w:t xml:space="preserve">        An image of black and white pixels is used to generate a numpy array of 0s and 1s.</w:t>
      </w:r>
      <w:r>
        <w:rPr>
          <w:i/>
          <w:iCs/>
          <w:color w:val="629755"/>
        </w:rPr>
        <w:br/>
      </w:r>
      <w:r>
        <w:rPr>
          <w:i/>
          <w:iCs/>
          <w:color w:val="629755"/>
        </w:rPr>
        <w:br/>
        <w:t xml:space="preserve">        </w:t>
      </w:r>
      <w:r>
        <w:rPr>
          <w:b/>
          <w:bCs/>
          <w:i/>
          <w:iCs/>
          <w:color w:val="629755"/>
        </w:rPr>
        <w:t>:param</w:t>
      </w:r>
      <w:r>
        <w:rPr>
          <w:i/>
          <w:iCs/>
          <w:color w:val="629755"/>
        </w:rPr>
        <w:t xml:space="preserve"> img: binary image (*.png).</w:t>
      </w:r>
      <w:r>
        <w:rPr>
          <w:i/>
          <w:iCs/>
          <w:color w:val="629755"/>
        </w:rPr>
        <w:br/>
      </w:r>
      <w:r>
        <w:rPr>
          <w:i/>
          <w:iCs/>
          <w:color w:val="629755"/>
        </w:rPr>
        <w:br/>
        <w:t xml:space="preserve">        </w:t>
      </w:r>
      <w:r>
        <w:rPr>
          <w:b/>
          <w:bCs/>
          <w:i/>
          <w:iCs/>
          <w:color w:val="629755"/>
        </w:rPr>
        <w:t>:return</w:t>
      </w:r>
      <w:r>
        <w:rPr>
          <w:i/>
          <w:iCs/>
          <w:color w:val="629755"/>
        </w:rPr>
        <w:t>: a 2D binary array.</w:t>
      </w:r>
      <w:r>
        <w:rPr>
          <w:i/>
          <w:iCs/>
          <w:color w:val="629755"/>
        </w:rPr>
        <w:br/>
        <w:t xml:space="preserve">        """</w:t>
      </w:r>
      <w:r>
        <w:rPr>
          <w:i/>
          <w:iCs/>
          <w:color w:val="629755"/>
        </w:rPr>
        <w:br/>
        <w:t xml:space="preserve">        </w:t>
      </w:r>
      <w:r>
        <w:rPr>
          <w:color w:val="808080"/>
        </w:rPr>
        <w:t># Convert black and white pixels of the image to an array of binary arrays, each line is a new array.</w:t>
      </w:r>
      <w:r>
        <w:rPr>
          <w:color w:val="808080"/>
        </w:rPr>
        <w:br/>
        <w:t xml:space="preserve">        # Any pixels that have colour of greater than 0 (not black), are set to 1</w:t>
      </w:r>
      <w:r>
        <w:rPr>
          <w:color w:val="808080"/>
        </w:rPr>
        <w:br/>
        <w:t xml:space="preserve">        </w:t>
      </w:r>
      <w:r>
        <w:rPr>
          <w:color w:val="A9B7C6"/>
        </w:rPr>
        <w:t>np_img = np.array(img)</w:t>
      </w:r>
      <w:r>
        <w:rPr>
          <w:color w:val="A9B7C6"/>
        </w:rPr>
        <w:br/>
        <w:t xml:space="preserve">        np_img[np_img &gt; </w:t>
      </w:r>
      <w:r>
        <w:rPr>
          <w:color w:val="6897BB"/>
        </w:rPr>
        <w:t>0</w:t>
      </w:r>
      <w:r>
        <w:rPr>
          <w:color w:val="A9B7C6"/>
        </w:rPr>
        <w:t xml:space="preserve">] = </w:t>
      </w:r>
      <w:r>
        <w:rPr>
          <w:color w:val="6897BB"/>
        </w:rPr>
        <w:t>1</w:t>
      </w:r>
      <w:r>
        <w:rPr>
          <w:color w:val="6897BB"/>
        </w:rPr>
        <w:br/>
      </w:r>
      <w:r>
        <w:rPr>
          <w:color w:val="6897BB"/>
        </w:rPr>
        <w:br/>
        <w:t xml:space="preserve">        </w:t>
      </w:r>
      <w:r>
        <w:rPr>
          <w:color w:val="808080"/>
        </w:rPr>
        <w:t># Convert the image to a binary array.</w:t>
      </w:r>
      <w:r>
        <w:rPr>
          <w:color w:val="808080"/>
        </w:rPr>
        <w:br/>
        <w:t xml:space="preserve">        </w:t>
      </w:r>
      <w:r>
        <w:rPr>
          <w:color w:val="A9B7C6"/>
        </w:rPr>
        <w:t>binary_array = np_img.astype(</w:t>
      </w:r>
      <w:r>
        <w:rPr>
          <w:color w:val="8888C6"/>
        </w:rPr>
        <w:t>int</w:t>
      </w:r>
      <w:r>
        <w:rPr>
          <w:color w:val="A9B7C6"/>
        </w:rPr>
        <w:t>)</w:t>
      </w:r>
      <w:r>
        <w:rPr>
          <w:color w:val="A9B7C6"/>
        </w:rPr>
        <w:br/>
        <w:t xml:space="preserve">        </w:t>
      </w:r>
      <w:r>
        <w:rPr>
          <w:color w:val="CC7832"/>
        </w:rPr>
        <w:t xml:space="preserve">return </w:t>
      </w:r>
      <w:r>
        <w:rPr>
          <w:color w:val="A9B7C6"/>
        </w:rPr>
        <w:t>np.ndarray.tolist(binary_array)</w:t>
      </w:r>
      <w:r>
        <w:rPr>
          <w:color w:val="A9B7C6"/>
        </w:rPr>
        <w:br/>
      </w:r>
      <w:r>
        <w:rPr>
          <w:color w:val="A9B7C6"/>
        </w:rPr>
        <w:lastRenderedPageBreak/>
        <w:br/>
        <w:t xml:space="preserve">    </w:t>
      </w:r>
      <w:r>
        <w:rPr>
          <w:color w:val="CC7832"/>
        </w:rPr>
        <w:t xml:space="preserve">def </w:t>
      </w:r>
      <w:r>
        <w:rPr>
          <w:color w:val="FFC66D"/>
        </w:rPr>
        <w:t>binary_array_to_binary_image</w:t>
      </w:r>
      <w:r>
        <w:rPr>
          <w:color w:val="A9B7C6"/>
        </w:rPr>
        <w:t>(</w:t>
      </w:r>
      <w:r>
        <w:rPr>
          <w:color w:val="94558D"/>
        </w:rPr>
        <w:t>self</w:t>
      </w:r>
      <w:r>
        <w:rPr>
          <w:color w:val="CC7832"/>
        </w:rPr>
        <w:t xml:space="preserve">, </w:t>
      </w:r>
      <w:r>
        <w:rPr>
          <w:color w:val="A9B7C6"/>
        </w:rPr>
        <w:t>binary_array):</w:t>
      </w:r>
      <w:r>
        <w:rPr>
          <w:color w:val="A9B7C6"/>
        </w:rPr>
        <w:br/>
        <w:t xml:space="preserve">        </w:t>
      </w:r>
      <w:r>
        <w:rPr>
          <w:i/>
          <w:iCs/>
          <w:color w:val="629755"/>
        </w:rPr>
        <w:t>"""</w:t>
      </w:r>
      <w:r>
        <w:rPr>
          <w:i/>
          <w:iCs/>
          <w:color w:val="629755"/>
        </w:rPr>
        <w:br/>
        <w:t xml:space="preserve">        Generate a binary image from a binary numpy array.</w:t>
      </w:r>
      <w:r>
        <w:rPr>
          <w:i/>
          <w:iCs/>
          <w:color w:val="629755"/>
        </w:rPr>
        <w:br/>
      </w:r>
      <w:r>
        <w:rPr>
          <w:i/>
          <w:iCs/>
          <w:color w:val="629755"/>
        </w:rPr>
        <w:br/>
        <w:t xml:space="preserve">        </w:t>
      </w:r>
      <w:r>
        <w:rPr>
          <w:b/>
          <w:bCs/>
          <w:i/>
          <w:iCs/>
          <w:color w:val="629755"/>
        </w:rPr>
        <w:t>:param</w:t>
      </w:r>
      <w:r>
        <w:rPr>
          <w:i/>
          <w:iCs/>
          <w:color w:val="629755"/>
        </w:rPr>
        <w:t xml:space="preserve"> binary_array: 2d binary array.</w:t>
      </w:r>
      <w:r>
        <w:rPr>
          <w:i/>
          <w:iCs/>
          <w:color w:val="629755"/>
        </w:rPr>
        <w:br/>
      </w:r>
      <w:r>
        <w:rPr>
          <w:i/>
          <w:iCs/>
          <w:color w:val="629755"/>
        </w:rPr>
        <w:br/>
        <w:t xml:space="preserve">        </w:t>
      </w:r>
      <w:r>
        <w:rPr>
          <w:b/>
          <w:bCs/>
          <w:i/>
          <w:iCs/>
          <w:color w:val="629755"/>
        </w:rPr>
        <w:t>:return</w:t>
      </w:r>
      <w:r>
        <w:rPr>
          <w:i/>
          <w:iCs/>
          <w:color w:val="629755"/>
        </w:rPr>
        <w:t>: a binary image.</w:t>
      </w:r>
      <w:r>
        <w:rPr>
          <w:i/>
          <w:iCs/>
          <w:color w:val="629755"/>
        </w:rPr>
        <w:br/>
        <w:t xml:space="preserve">        """</w:t>
      </w:r>
      <w:r>
        <w:rPr>
          <w:i/>
          <w:iCs/>
          <w:color w:val="629755"/>
        </w:rPr>
        <w:br/>
        <w:t xml:space="preserve">        </w:t>
      </w:r>
      <w:r>
        <w:rPr>
          <w:color w:val="808080"/>
        </w:rPr>
        <w:t># Convert the array to a sequence of numbers</w:t>
      </w:r>
      <w:r>
        <w:rPr>
          <w:color w:val="808080"/>
        </w:rPr>
        <w:br/>
        <w:t xml:space="preserve">        </w:t>
      </w:r>
      <w:r>
        <w:rPr>
          <w:color w:val="A9B7C6"/>
        </w:rPr>
        <w:t xml:space="preserve">img = np.array(im.fromarray(np.asarray(binary_array) * </w:t>
      </w:r>
      <w:r>
        <w:rPr>
          <w:color w:val="6897BB"/>
        </w:rPr>
        <w:t>255</w:t>
      </w:r>
      <w:r>
        <w:rPr>
          <w:color w:val="A9B7C6"/>
        </w:rPr>
        <w:t>))</w:t>
      </w:r>
      <w:r>
        <w:rPr>
          <w:color w:val="A9B7C6"/>
        </w:rPr>
        <w:br/>
        <w:t xml:space="preserve">        </w:t>
      </w:r>
      <w:r>
        <w:rPr>
          <w:color w:val="CC7832"/>
        </w:rPr>
        <w:t xml:space="preserve">return </w:t>
      </w:r>
      <w:r>
        <w:rPr>
          <w:color w:val="A9B7C6"/>
        </w:rPr>
        <w:t>img</w:t>
      </w:r>
      <w:r>
        <w:rPr>
          <w:color w:val="A9B7C6"/>
        </w:rPr>
        <w:br/>
      </w:r>
      <w:r>
        <w:rPr>
          <w:color w:val="A9B7C6"/>
        </w:rPr>
        <w:br/>
        <w:t xml:space="preserve">    </w:t>
      </w:r>
      <w:r>
        <w:rPr>
          <w:color w:val="CC7832"/>
        </w:rPr>
        <w:t xml:space="preserve">def </w:t>
      </w:r>
      <w:r>
        <w:rPr>
          <w:color w:val="FFC66D"/>
        </w:rPr>
        <w:t>open_original_image</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This method is used only to convert the original image to be reconstructed to a binary array.</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r>
        <w:rPr>
          <w:color w:val="A9B7C6"/>
        </w:rPr>
        <w:t>img = im.open(</w:t>
      </w:r>
      <w:r>
        <w:rPr>
          <w:color w:val="6A8759"/>
        </w:rPr>
        <w:t>"original_image.png"</w:t>
      </w:r>
      <w:r>
        <w:rPr>
          <w:color w:val="A9B7C6"/>
        </w:rPr>
        <w:t>)</w:t>
      </w:r>
      <w:r>
        <w:rPr>
          <w:color w:val="A9B7C6"/>
        </w:rPr>
        <w:br/>
        <w:t xml:space="preserve">        optimal_array = </w:t>
      </w:r>
      <w:r>
        <w:rPr>
          <w:color w:val="94558D"/>
        </w:rPr>
        <w:t>self</w:t>
      </w:r>
      <w:r>
        <w:rPr>
          <w:color w:val="A9B7C6"/>
        </w:rPr>
        <w:t>.binary_image_to_binary_array(img)</w:t>
      </w:r>
      <w:r>
        <w:rPr>
          <w:color w:val="A9B7C6"/>
        </w:rPr>
        <w:br/>
        <w:t xml:space="preserve">        optimal_individual = Genotype()</w:t>
      </w:r>
      <w:r>
        <w:rPr>
          <w:color w:val="A9B7C6"/>
        </w:rPr>
        <w:br/>
        <w:t xml:space="preserve">        optimal_individual.genes = optimal_array</w:t>
      </w:r>
      <w:r>
        <w:rPr>
          <w:color w:val="A9B7C6"/>
        </w:rPr>
        <w:br/>
        <w:t xml:space="preserve">        </w:t>
      </w:r>
      <w:r>
        <w:rPr>
          <w:color w:val="CC7832"/>
        </w:rPr>
        <w:t xml:space="preserve">return </w:t>
      </w:r>
      <w:r>
        <w:rPr>
          <w:color w:val="A9B7C6"/>
        </w:rPr>
        <w:t>optimal_individual</w:t>
      </w:r>
      <w:r>
        <w:rPr>
          <w:color w:val="A9B7C6"/>
        </w:rPr>
        <w:br/>
      </w:r>
      <w:r>
        <w:rPr>
          <w:color w:val="A9B7C6"/>
        </w:rPr>
        <w:br/>
        <w:t xml:space="preserve">    </w:t>
      </w:r>
      <w:r>
        <w:rPr>
          <w:color w:val="CC7832"/>
        </w:rPr>
        <w:t xml:space="preserve">def </w:t>
      </w:r>
      <w:r>
        <w:rPr>
          <w:color w:val="FFC66D"/>
        </w:rPr>
        <w:t>create_random_binary_image</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A random binary image is generated with dimensions size * size and saved to file.</w:t>
      </w:r>
      <w:r>
        <w:rPr>
          <w:i/>
          <w:iCs/>
          <w:color w:val="629755"/>
        </w:rPr>
        <w:br/>
        <w:t xml:space="preserve">        </w:t>
      </w:r>
      <w:r>
        <w:rPr>
          <w:b/>
          <w:bCs/>
          <w:i/>
          <w:iCs/>
          <w:color w:val="629755"/>
        </w:rPr>
        <w:t>:return</w:t>
      </w:r>
      <w:r>
        <w:rPr>
          <w:i/>
          <w:iCs/>
          <w:color w:val="629755"/>
        </w:rPr>
        <w:t>: a binary image.</w:t>
      </w:r>
      <w:r>
        <w:rPr>
          <w:i/>
          <w:iCs/>
          <w:color w:val="629755"/>
        </w:rPr>
        <w:br/>
        <w:t xml:space="preserve">        """</w:t>
      </w:r>
      <w:r>
        <w:rPr>
          <w:i/>
          <w:iCs/>
          <w:color w:val="629755"/>
        </w:rPr>
        <w:br/>
        <w:t xml:space="preserve">        </w:t>
      </w:r>
      <w:r>
        <w:rPr>
          <w:color w:val="808080"/>
        </w:rPr>
        <w:t># Generate black image (sequence)</w:t>
      </w:r>
      <w:r>
        <w:rPr>
          <w:color w:val="808080"/>
        </w:rPr>
        <w:br/>
        <w:t xml:space="preserve">        </w:t>
      </w:r>
      <w:r>
        <w:rPr>
          <w:color w:val="A9B7C6"/>
        </w:rPr>
        <w:t>img = np.zeros((</w:t>
      </w:r>
      <w:r>
        <w:rPr>
          <w:color w:val="94558D"/>
        </w:rPr>
        <w:t>self</w:t>
      </w:r>
      <w:r>
        <w:rPr>
          <w:color w:val="A9B7C6"/>
        </w:rPr>
        <w:t xml:space="preserve">.GENOME_LENGTH * </w:t>
      </w:r>
      <w:r>
        <w:rPr>
          <w:color w:val="94558D"/>
        </w:rPr>
        <w:t>self</w:t>
      </w:r>
      <w:r>
        <w:rPr>
          <w:color w:val="A9B7C6"/>
        </w:rPr>
        <w:t>.GENOME_LENGTH</w:t>
      </w:r>
      <w:r>
        <w:rPr>
          <w:color w:val="CC7832"/>
        </w:rPr>
        <w:t xml:space="preserve">, </w:t>
      </w:r>
      <w:r>
        <w:rPr>
          <w:color w:val="6897BB"/>
        </w:rPr>
        <w:t>1</w:t>
      </w:r>
      <w:r>
        <w:rPr>
          <w:color w:val="A9B7C6"/>
        </w:rPr>
        <w:t>)</w:t>
      </w:r>
      <w:r>
        <w:rPr>
          <w:color w:val="CC7832"/>
        </w:rPr>
        <w:t xml:space="preserve">, </w:t>
      </w:r>
      <w:r>
        <w:rPr>
          <w:color w:val="A9B7C6"/>
        </w:rPr>
        <w:t>np.uint8)</w:t>
      </w:r>
      <w:r>
        <w:rPr>
          <w:color w:val="A9B7C6"/>
        </w:rPr>
        <w:br/>
      </w:r>
      <w:r>
        <w:rPr>
          <w:color w:val="A9B7C6"/>
        </w:rPr>
        <w:br/>
        <w:t xml:space="preserve">        </w:t>
      </w:r>
      <w:r>
        <w:rPr>
          <w:color w:val="808080"/>
        </w:rPr>
        <w:t># Determine number of white pixels, and set (=255 is white). We arbitrarily set the ratio of white to black</w:t>
      </w:r>
      <w:r>
        <w:rPr>
          <w:color w:val="808080"/>
        </w:rPr>
        <w:br/>
        <w:t xml:space="preserve">        # pixels to be 50:50. At this point we have an image that is half black and half white.</w:t>
      </w:r>
      <w:r>
        <w:rPr>
          <w:color w:val="808080"/>
        </w:rPr>
        <w:br/>
        <w:t xml:space="preserve">        </w:t>
      </w:r>
      <w:r>
        <w:rPr>
          <w:color w:val="A9B7C6"/>
        </w:rPr>
        <w:t>img[</w:t>
      </w:r>
      <w:r>
        <w:rPr>
          <w:color w:val="6897BB"/>
        </w:rPr>
        <w:t>0</w:t>
      </w:r>
      <w:r>
        <w:rPr>
          <w:color w:val="A9B7C6"/>
        </w:rPr>
        <w:t>:</w:t>
      </w:r>
      <w:r>
        <w:rPr>
          <w:color w:val="8888C6"/>
        </w:rPr>
        <w:t>int</w:t>
      </w:r>
      <w:r>
        <w:rPr>
          <w:color w:val="A9B7C6"/>
        </w:rPr>
        <w:t>(</w:t>
      </w:r>
      <w:r>
        <w:rPr>
          <w:color w:val="94558D"/>
        </w:rPr>
        <w:t>self</w:t>
      </w:r>
      <w:r>
        <w:rPr>
          <w:color w:val="A9B7C6"/>
        </w:rPr>
        <w:t xml:space="preserve">.WHITE_RATIO * </w:t>
      </w:r>
      <w:r>
        <w:rPr>
          <w:color w:val="94558D"/>
        </w:rPr>
        <w:t>self</w:t>
      </w:r>
      <w:r>
        <w:rPr>
          <w:color w:val="A9B7C6"/>
        </w:rPr>
        <w:t xml:space="preserve">.GENOME_LENGTH * </w:t>
      </w:r>
      <w:r>
        <w:rPr>
          <w:color w:val="94558D"/>
        </w:rPr>
        <w:t>self</w:t>
      </w:r>
      <w:r>
        <w:rPr>
          <w:color w:val="A9B7C6"/>
        </w:rPr>
        <w:t xml:space="preserve">.GENOME_LENGTH)] = </w:t>
      </w:r>
      <w:r>
        <w:rPr>
          <w:color w:val="6897BB"/>
        </w:rPr>
        <w:t>255</w:t>
      </w:r>
      <w:r>
        <w:rPr>
          <w:color w:val="6897BB"/>
        </w:rPr>
        <w:br/>
      </w:r>
      <w:r>
        <w:rPr>
          <w:color w:val="6897BB"/>
        </w:rPr>
        <w:br/>
        <w:t xml:space="preserve">        </w:t>
      </w:r>
      <w:r>
        <w:rPr>
          <w:color w:val="808080"/>
        </w:rPr>
        <w:t># Shuffle pixels, and reshape image</w:t>
      </w:r>
      <w:r>
        <w:rPr>
          <w:color w:val="808080"/>
        </w:rPr>
        <w:br/>
        <w:t xml:space="preserve">        </w:t>
      </w:r>
      <w:r>
        <w:rPr>
          <w:color w:val="A9B7C6"/>
        </w:rPr>
        <w:t>np.random.shuffle(img)</w:t>
      </w:r>
      <w:r>
        <w:rPr>
          <w:color w:val="A9B7C6"/>
        </w:rPr>
        <w:br/>
        <w:t xml:space="preserve">        img = np.reshape(img</w:t>
      </w:r>
      <w:r>
        <w:rPr>
          <w:color w:val="CC7832"/>
        </w:rPr>
        <w:t xml:space="preserve">, </w:t>
      </w:r>
      <w:r>
        <w:rPr>
          <w:color w:val="A9B7C6"/>
        </w:rPr>
        <w:t>(</w:t>
      </w:r>
      <w:r>
        <w:rPr>
          <w:color w:val="94558D"/>
        </w:rPr>
        <w:t>self</w:t>
      </w:r>
      <w:r>
        <w:rPr>
          <w:color w:val="A9B7C6"/>
        </w:rPr>
        <w:t>.GENOME_LENGTH</w:t>
      </w:r>
      <w:r>
        <w:rPr>
          <w:color w:val="CC7832"/>
        </w:rPr>
        <w:t xml:space="preserve">, </w:t>
      </w:r>
      <w:r>
        <w:rPr>
          <w:color w:val="94558D"/>
        </w:rPr>
        <w:t>self</w:t>
      </w:r>
      <w:r>
        <w:rPr>
          <w:color w:val="A9B7C6"/>
        </w:rPr>
        <w:t>.GENOME_LENGTH))</w:t>
      </w:r>
      <w:r>
        <w:rPr>
          <w:color w:val="A9B7C6"/>
        </w:rPr>
        <w:br/>
        <w:t xml:space="preserve">        </w:t>
      </w:r>
      <w:r>
        <w:rPr>
          <w:color w:val="CC7832"/>
        </w:rPr>
        <w:t xml:space="preserve">return </w:t>
      </w:r>
      <w:r>
        <w:rPr>
          <w:color w:val="A9B7C6"/>
        </w:rPr>
        <w:t>img</w:t>
      </w:r>
    </w:p>
    <w:p w14:paraId="487E1ED3"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67DED9F5" w14:textId="129BAC8E"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Config</w:t>
      </w:r>
    </w:p>
    <w:p w14:paraId="793773E9" w14:textId="5F66B7EA"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7C523B9B" w14:textId="77777777" w:rsidR="003425CF" w:rsidRDefault="003425CF" w:rsidP="003425CF">
      <w:pPr>
        <w:pStyle w:val="HTMLPreformatted"/>
        <w:shd w:val="clear" w:color="auto" w:fill="2B2B2B"/>
        <w:rPr>
          <w:color w:val="A9B7C6"/>
        </w:rPr>
      </w:pPr>
      <w:r>
        <w:rPr>
          <w:color w:val="CC7832"/>
        </w:rPr>
        <w:t xml:space="preserve">class </w:t>
      </w:r>
      <w:r>
        <w:rPr>
          <w:color w:val="A9B7C6"/>
        </w:rPr>
        <w:t>Config:</w:t>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.GENERATIONS = </w:t>
      </w:r>
      <w:r>
        <w:rPr>
          <w:color w:val="6897BB"/>
        </w:rPr>
        <w:t>1000</w:t>
      </w:r>
      <w:r>
        <w:rPr>
          <w:color w:val="6897BB"/>
        </w:rPr>
        <w:br/>
        <w:t xml:space="preserve">        </w:t>
      </w:r>
      <w:r>
        <w:rPr>
          <w:color w:val="94558D"/>
        </w:rPr>
        <w:t>self</w:t>
      </w:r>
      <w:r>
        <w:rPr>
          <w:color w:val="A9B7C6"/>
        </w:rPr>
        <w:t xml:space="preserve">.POPULATION = </w:t>
      </w:r>
      <w:r>
        <w:rPr>
          <w:color w:val="6897BB"/>
        </w:rPr>
        <w:t>300</w:t>
      </w:r>
      <w:r>
        <w:rPr>
          <w:color w:val="6897BB"/>
        </w:rPr>
        <w:br/>
        <w:t xml:space="preserve">        </w:t>
      </w:r>
      <w:r>
        <w:rPr>
          <w:color w:val="94558D"/>
        </w:rPr>
        <w:t>self</w:t>
      </w:r>
      <w:r>
        <w:rPr>
          <w:color w:val="A9B7C6"/>
        </w:rPr>
        <w:t xml:space="preserve">.GENOME_LENGTH = </w:t>
      </w:r>
      <w:r>
        <w:rPr>
          <w:color w:val="6897BB"/>
        </w:rPr>
        <w:t>32</w:t>
      </w:r>
      <w:r>
        <w:rPr>
          <w:color w:val="6897BB"/>
        </w:rPr>
        <w:br/>
        <w:t xml:space="preserve">        </w:t>
      </w:r>
      <w:r>
        <w:rPr>
          <w:color w:val="94558D"/>
        </w:rPr>
        <w:t>self</w:t>
      </w:r>
      <w:r>
        <w:rPr>
          <w:color w:val="A9B7C6"/>
        </w:rPr>
        <w:t xml:space="preserve">.MUTATION_PROBABILITY = </w:t>
      </w:r>
      <w:r>
        <w:rPr>
          <w:color w:val="6897BB"/>
        </w:rPr>
        <w:t>0.0015</w:t>
      </w:r>
      <w:r>
        <w:rPr>
          <w:color w:val="6897BB"/>
        </w:rPr>
        <w:br/>
        <w:t xml:space="preserve">        </w:t>
      </w:r>
      <w:r>
        <w:rPr>
          <w:color w:val="94558D"/>
        </w:rPr>
        <w:t>self</w:t>
      </w:r>
      <w:r>
        <w:rPr>
          <w:color w:val="A9B7C6"/>
        </w:rPr>
        <w:t xml:space="preserve">.ELITE_CARRY_OVER = </w:t>
      </w:r>
      <w:r>
        <w:rPr>
          <w:color w:val="8888C6"/>
        </w:rPr>
        <w:t>int</w:t>
      </w:r>
      <w:r>
        <w:rPr>
          <w:color w:val="A9B7C6"/>
        </w:rPr>
        <w:t>(</w:t>
      </w:r>
      <w:r>
        <w:rPr>
          <w:color w:val="94558D"/>
        </w:rPr>
        <w:t>self</w:t>
      </w:r>
      <w:r>
        <w:rPr>
          <w:color w:val="A9B7C6"/>
        </w:rPr>
        <w:t xml:space="preserve">.POPULATION * </w:t>
      </w:r>
      <w:r>
        <w:rPr>
          <w:color w:val="6897BB"/>
        </w:rPr>
        <w:t>0.04</w:t>
      </w:r>
      <w:r>
        <w:rPr>
          <w:color w:val="A9B7C6"/>
        </w:rPr>
        <w:t>)</w:t>
      </w:r>
      <w:r>
        <w:rPr>
          <w:color w:val="A9B7C6"/>
        </w:rPr>
        <w:br/>
        <w:t xml:space="preserve">        </w:t>
      </w:r>
      <w:r>
        <w:rPr>
          <w:color w:val="94558D"/>
        </w:rPr>
        <w:t>self</w:t>
      </w:r>
      <w:r>
        <w:rPr>
          <w:color w:val="A9B7C6"/>
        </w:rPr>
        <w:t xml:space="preserve">.UNIFORM_PROBABILITY = </w:t>
      </w:r>
      <w:r>
        <w:rPr>
          <w:color w:val="6897BB"/>
        </w:rPr>
        <w:t>0.5</w:t>
      </w:r>
    </w:p>
    <w:p w14:paraId="3B209D44"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01855CEA" w14:textId="6D3E0BBF"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lastRenderedPageBreak/>
        <w:t xml:space="preserve">Class </w:t>
      </w:r>
      <w:r>
        <w:rPr>
          <w:rFonts w:ascii="Courier10PitchBT-Roman" w:hAnsi="Courier10PitchBT-Roman" w:cs="Courier10PitchBT-Roman"/>
        </w:rPr>
        <w:t>Crossover</w:t>
      </w:r>
    </w:p>
    <w:p w14:paraId="00559A9F" w14:textId="6F197F8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1429169E" w14:textId="77777777" w:rsidR="003425CF" w:rsidRDefault="003425CF" w:rsidP="003425CF">
      <w:pPr>
        <w:pStyle w:val="HTMLPreformatted"/>
        <w:shd w:val="clear" w:color="auto" w:fill="2B2B2B"/>
        <w:rPr>
          <w:color w:val="A9B7C6"/>
        </w:rPr>
      </w:pPr>
      <w:r>
        <w:rPr>
          <w:color w:val="CC7832"/>
        </w:rPr>
        <w:t xml:space="preserve">class </w:t>
      </w:r>
      <w:r>
        <w:rPr>
          <w:color w:val="A9B7C6"/>
        </w:rPr>
        <w:t>Crossover(Config):</w:t>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Config.</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CC7832"/>
        </w:rPr>
        <w:t xml:space="preserve">def </w:t>
      </w:r>
      <w:r>
        <w:rPr>
          <w:color w:val="FFC66D"/>
        </w:rPr>
        <w:t>generate_random_crossover_point</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Generate an integer number that will be used for the single point crossover method.</w:t>
      </w:r>
      <w:r>
        <w:rPr>
          <w:i/>
          <w:iCs/>
          <w:color w:val="629755"/>
        </w:rPr>
        <w:br/>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return </w:t>
      </w:r>
      <w:r>
        <w:rPr>
          <w:color w:val="A9B7C6"/>
        </w:rPr>
        <w:t>random.randint(</w:t>
      </w:r>
      <w:r>
        <w:rPr>
          <w:color w:val="6897BB"/>
        </w:rPr>
        <w:t>1</w:t>
      </w:r>
      <w:r>
        <w:rPr>
          <w:color w:val="CC7832"/>
        </w:rPr>
        <w:t xml:space="preserve">, </w:t>
      </w:r>
      <w:r>
        <w:rPr>
          <w:color w:val="94558D"/>
        </w:rPr>
        <w:t>self</w:t>
      </w:r>
      <w:r>
        <w:rPr>
          <w:color w:val="A9B7C6"/>
        </w:rPr>
        <w:t xml:space="preserve">.GENOME_LENGTH - </w:t>
      </w:r>
      <w:r>
        <w:rPr>
          <w:color w:val="6897BB"/>
        </w:rPr>
        <w:t>1</w:t>
      </w:r>
      <w:r>
        <w:rPr>
          <w:color w:val="A9B7C6"/>
        </w:rPr>
        <w:t>)</w:t>
      </w:r>
      <w:r>
        <w:rPr>
          <w:color w:val="A9B7C6"/>
        </w:rPr>
        <w:br/>
      </w:r>
      <w:r>
        <w:rPr>
          <w:color w:val="A9B7C6"/>
        </w:rPr>
        <w:br/>
        <w:t xml:space="preserve">    </w:t>
      </w:r>
      <w:r>
        <w:rPr>
          <w:color w:val="CC7832"/>
        </w:rPr>
        <w:t xml:space="preserve">def </w:t>
      </w:r>
      <w:r>
        <w:rPr>
          <w:color w:val="FFC66D"/>
        </w:rPr>
        <w:t>single_point_crossover</w:t>
      </w:r>
      <w:r>
        <w:rPr>
          <w:color w:val="A9B7C6"/>
        </w:rPr>
        <w:t>(</w:t>
      </w:r>
      <w:r>
        <w:rPr>
          <w:color w:val="94558D"/>
        </w:rPr>
        <w:t>self</w:t>
      </w:r>
      <w:r>
        <w:rPr>
          <w:color w:val="CC7832"/>
        </w:rPr>
        <w:t xml:space="preserve">, </w:t>
      </w:r>
      <w:r>
        <w:rPr>
          <w:color w:val="A9B7C6"/>
        </w:rPr>
        <w:t>genotype_one</w:t>
      </w:r>
      <w:r>
        <w:rPr>
          <w:color w:val="CC7832"/>
        </w:rPr>
        <w:t xml:space="preserve">, </w:t>
      </w:r>
      <w:r>
        <w:rPr>
          <w:color w:val="A9B7C6"/>
        </w:rPr>
        <w:t>genotype_two</w:t>
      </w:r>
      <w:r>
        <w:rPr>
          <w:color w:val="CC7832"/>
        </w:rPr>
        <w:t xml:space="preserve">, </w:t>
      </w:r>
      <w:r>
        <w:rPr>
          <w:color w:val="A9B7C6"/>
        </w:rPr>
        <w:t>crossover_point):</w:t>
      </w:r>
      <w:r>
        <w:rPr>
          <w:color w:val="A9B7C6"/>
        </w:rPr>
        <w:br/>
        <w:t xml:space="preserve">        </w:t>
      </w:r>
      <w:r>
        <w:rPr>
          <w:i/>
          <w:iCs/>
          <w:color w:val="629755"/>
        </w:rPr>
        <w:t>"""</w:t>
      </w:r>
      <w:r>
        <w:rPr>
          <w:i/>
          <w:iCs/>
          <w:color w:val="629755"/>
        </w:rPr>
        <w:br/>
        <w:t xml:space="preserve">        With this method, we select one crossover point. Each parental array is split into two parts. Combining a part</w:t>
      </w:r>
      <w:r>
        <w:rPr>
          <w:i/>
          <w:iCs/>
          <w:color w:val="629755"/>
        </w:rPr>
        <w:br/>
        <w:t xml:space="preserve">        of one parent with that one of the other parent, we generate two children.</w:t>
      </w:r>
      <w:r>
        <w:rPr>
          <w:i/>
          <w:iCs/>
          <w:color w:val="629755"/>
        </w:rPr>
        <w:br/>
      </w:r>
      <w:r>
        <w:rPr>
          <w:i/>
          <w:iCs/>
          <w:color w:val="629755"/>
        </w:rPr>
        <w:br/>
        <w:t xml:space="preserve">        </w:t>
      </w:r>
      <w:r>
        <w:rPr>
          <w:b/>
          <w:bCs/>
          <w:i/>
          <w:iCs/>
          <w:color w:val="629755"/>
        </w:rPr>
        <w:t>:param</w:t>
      </w:r>
      <w:r>
        <w:rPr>
          <w:i/>
          <w:iCs/>
          <w:color w:val="629755"/>
        </w:rPr>
        <w:t xml:space="preserve"> genotype_one: Genotype object.</w:t>
      </w:r>
      <w:r>
        <w:rPr>
          <w:i/>
          <w:iCs/>
          <w:color w:val="629755"/>
        </w:rPr>
        <w:br/>
        <w:t xml:space="preserve">        </w:t>
      </w:r>
      <w:r>
        <w:rPr>
          <w:b/>
          <w:bCs/>
          <w:i/>
          <w:iCs/>
          <w:color w:val="629755"/>
        </w:rPr>
        <w:t>:param</w:t>
      </w:r>
      <w:r>
        <w:rPr>
          <w:i/>
          <w:iCs/>
          <w:color w:val="629755"/>
        </w:rPr>
        <w:t xml:space="preserve"> genotype_two: Genotype object.</w:t>
      </w:r>
      <w:r>
        <w:rPr>
          <w:i/>
          <w:iCs/>
          <w:color w:val="629755"/>
        </w:rPr>
        <w:br/>
        <w:t xml:space="preserve">        </w:t>
      </w:r>
      <w:r>
        <w:rPr>
          <w:b/>
          <w:bCs/>
          <w:i/>
          <w:iCs/>
          <w:color w:val="629755"/>
        </w:rPr>
        <w:t>:param</w:t>
      </w:r>
      <w:r>
        <w:rPr>
          <w:i/>
          <w:iCs/>
          <w:color w:val="629755"/>
        </w:rPr>
        <w:t xml:space="preserve"> crossover_point: int.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r>
        <w:rPr>
          <w:color w:val="A9B7C6"/>
        </w:rPr>
        <w:t>genotype_one.genes</w:t>
      </w:r>
      <w:r>
        <w:rPr>
          <w:color w:val="CC7832"/>
        </w:rPr>
        <w:t xml:space="preserve">, </w:t>
      </w:r>
      <w:r>
        <w:rPr>
          <w:color w:val="A9B7C6"/>
        </w:rPr>
        <w:t>genotype_two.genes = genotype_one.genes[:crossover_point] + \</w:t>
      </w:r>
      <w:r>
        <w:rPr>
          <w:color w:val="A9B7C6"/>
        </w:rPr>
        <w:br/>
        <w:t xml:space="preserve">                                                 genotype_two.genes[crossover_point:]</w:t>
      </w:r>
      <w:r>
        <w:rPr>
          <w:color w:val="CC7832"/>
        </w:rPr>
        <w:t xml:space="preserve">, </w:t>
      </w:r>
      <w:r>
        <w:rPr>
          <w:color w:val="A9B7C6"/>
        </w:rPr>
        <w:t>\</w:t>
      </w:r>
      <w:r>
        <w:rPr>
          <w:color w:val="A9B7C6"/>
        </w:rPr>
        <w:br/>
        <w:t xml:space="preserve">                                                 genotype_two.genes[:crossover_point] + \</w:t>
      </w:r>
      <w:r>
        <w:rPr>
          <w:color w:val="A9B7C6"/>
        </w:rPr>
        <w:br/>
        <w:t xml:space="preserve">                                                 genotype_one.genes[crossover_point:]</w:t>
      </w:r>
      <w:r>
        <w:rPr>
          <w:color w:val="A9B7C6"/>
        </w:rPr>
        <w:br/>
        <w:t xml:space="preserve">        </w:t>
      </w:r>
      <w:r>
        <w:rPr>
          <w:color w:val="CC7832"/>
        </w:rPr>
        <w:t xml:space="preserve">return </w:t>
      </w:r>
      <w:r>
        <w:rPr>
          <w:color w:val="A9B7C6"/>
        </w:rPr>
        <w:t>[genotype_one</w:t>
      </w:r>
      <w:r>
        <w:rPr>
          <w:color w:val="CC7832"/>
        </w:rPr>
        <w:t xml:space="preserve">, </w:t>
      </w:r>
      <w:r>
        <w:rPr>
          <w:color w:val="A9B7C6"/>
        </w:rPr>
        <w:t>genotype_two]</w:t>
      </w:r>
      <w:r>
        <w:rPr>
          <w:color w:val="A9B7C6"/>
        </w:rPr>
        <w:br/>
      </w:r>
      <w:r>
        <w:rPr>
          <w:color w:val="A9B7C6"/>
        </w:rPr>
        <w:br/>
        <w:t xml:space="preserve">    </w:t>
      </w:r>
      <w:r>
        <w:rPr>
          <w:color w:val="CC7832"/>
        </w:rPr>
        <w:t xml:space="preserve">def </w:t>
      </w:r>
      <w:r>
        <w:rPr>
          <w:color w:val="FFC66D"/>
        </w:rPr>
        <w:t>double_point_crossover</w:t>
      </w:r>
      <w:r>
        <w:rPr>
          <w:color w:val="A9B7C6"/>
        </w:rPr>
        <w:t>(</w:t>
      </w:r>
      <w:r>
        <w:rPr>
          <w:color w:val="94558D"/>
        </w:rPr>
        <w:t>self</w:t>
      </w:r>
      <w:r>
        <w:rPr>
          <w:color w:val="CC7832"/>
        </w:rPr>
        <w:t xml:space="preserve">, </w:t>
      </w:r>
      <w:r>
        <w:rPr>
          <w:color w:val="A9B7C6"/>
        </w:rPr>
        <w:t>genotype_one</w:t>
      </w:r>
      <w:r>
        <w:rPr>
          <w:color w:val="CC7832"/>
        </w:rPr>
        <w:t xml:space="preserve">, </w:t>
      </w:r>
      <w:r>
        <w:rPr>
          <w:color w:val="A9B7C6"/>
        </w:rPr>
        <w:t>genotype_two</w:t>
      </w:r>
      <w:r>
        <w:rPr>
          <w:color w:val="CC7832"/>
        </w:rPr>
        <w:t xml:space="preserve">, </w:t>
      </w:r>
      <w:r>
        <w:rPr>
          <w:color w:val="A9B7C6"/>
        </w:rPr>
        <w:t>crossover_point_one</w:t>
      </w:r>
      <w:r>
        <w:rPr>
          <w:color w:val="CC7832"/>
        </w:rPr>
        <w:t xml:space="preserve">, </w:t>
      </w:r>
      <w:r>
        <w:rPr>
          <w:color w:val="A9B7C6"/>
        </w:rPr>
        <w:t>crossover_point_two):</w:t>
      </w:r>
      <w:r>
        <w:rPr>
          <w:color w:val="A9B7C6"/>
        </w:rPr>
        <w:br/>
        <w:t xml:space="preserve">        </w:t>
      </w:r>
      <w:r>
        <w:rPr>
          <w:i/>
          <w:iCs/>
          <w:color w:val="629755"/>
        </w:rPr>
        <w:t>"""</w:t>
      </w:r>
      <w:r>
        <w:rPr>
          <w:i/>
          <w:iCs/>
          <w:color w:val="629755"/>
        </w:rPr>
        <w:br/>
        <w:t xml:space="preserve">        With this method, we randomly select two crossover points. We run a loop for those points using the single-point</w:t>
      </w:r>
      <w:r>
        <w:rPr>
          <w:i/>
          <w:iCs/>
          <w:color w:val="629755"/>
        </w:rPr>
        <w:br/>
        <w:t xml:space="preserve">        crossover method for each of the points.</w:t>
      </w:r>
      <w:r>
        <w:rPr>
          <w:i/>
          <w:iCs/>
          <w:color w:val="629755"/>
        </w:rPr>
        <w:br/>
      </w:r>
      <w:r>
        <w:rPr>
          <w:i/>
          <w:iCs/>
          <w:color w:val="629755"/>
        </w:rPr>
        <w:br/>
        <w:t xml:space="preserve">        </w:t>
      </w:r>
      <w:r>
        <w:rPr>
          <w:b/>
          <w:bCs/>
          <w:i/>
          <w:iCs/>
          <w:color w:val="629755"/>
        </w:rPr>
        <w:t>:param</w:t>
      </w:r>
      <w:r>
        <w:rPr>
          <w:i/>
          <w:iCs/>
          <w:color w:val="629755"/>
        </w:rPr>
        <w:t xml:space="preserve"> genotype_one: Genotype object.</w:t>
      </w:r>
      <w:r>
        <w:rPr>
          <w:i/>
          <w:iCs/>
          <w:color w:val="629755"/>
        </w:rPr>
        <w:br/>
        <w:t xml:space="preserve">        </w:t>
      </w:r>
      <w:r>
        <w:rPr>
          <w:b/>
          <w:bCs/>
          <w:i/>
          <w:iCs/>
          <w:color w:val="629755"/>
        </w:rPr>
        <w:t>:param</w:t>
      </w:r>
      <w:r>
        <w:rPr>
          <w:i/>
          <w:iCs/>
          <w:color w:val="629755"/>
        </w:rPr>
        <w:t xml:space="preserve"> genotype_two: Genotype object.</w:t>
      </w:r>
      <w:r>
        <w:rPr>
          <w:i/>
          <w:iCs/>
          <w:color w:val="629755"/>
        </w:rPr>
        <w:br/>
        <w:t xml:space="preserve">        </w:t>
      </w:r>
      <w:r>
        <w:rPr>
          <w:b/>
          <w:bCs/>
          <w:i/>
          <w:iCs/>
          <w:color w:val="629755"/>
        </w:rPr>
        <w:t>:param</w:t>
      </w:r>
      <w:r>
        <w:rPr>
          <w:i/>
          <w:iCs/>
          <w:color w:val="629755"/>
        </w:rPr>
        <w:t xml:space="preserve"> crossover_point_one: int.</w:t>
      </w:r>
      <w:r>
        <w:rPr>
          <w:i/>
          <w:iCs/>
          <w:color w:val="629755"/>
        </w:rPr>
        <w:br/>
        <w:t xml:space="preserve">        </w:t>
      </w:r>
      <w:r>
        <w:rPr>
          <w:b/>
          <w:bCs/>
          <w:i/>
          <w:iCs/>
          <w:color w:val="629755"/>
        </w:rPr>
        <w:t>:param</w:t>
      </w:r>
      <w:r>
        <w:rPr>
          <w:i/>
          <w:iCs/>
          <w:color w:val="629755"/>
        </w:rPr>
        <w:t xml:space="preserve"> crossover_point_two: int.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r>
        <w:rPr>
          <w:color w:val="A9B7C6"/>
        </w:rPr>
        <w:t>points = [crossover_point_one</w:t>
      </w:r>
      <w:r>
        <w:rPr>
          <w:color w:val="CC7832"/>
        </w:rPr>
        <w:t xml:space="preserve">, </w:t>
      </w:r>
      <w:r>
        <w:rPr>
          <w:color w:val="A9B7C6"/>
        </w:rPr>
        <w:t>crossover_point_two]</w:t>
      </w:r>
      <w:r>
        <w:rPr>
          <w:color w:val="A9B7C6"/>
        </w:rPr>
        <w:br/>
      </w:r>
      <w:r>
        <w:rPr>
          <w:color w:val="A9B7C6"/>
        </w:rPr>
        <w:br/>
        <w:t xml:space="preserve">        </w:t>
      </w:r>
      <w:r>
        <w:rPr>
          <w:color w:val="808080"/>
        </w:rPr>
        <w:t># In case the random numbers generated are the same, rerun.</w:t>
      </w:r>
      <w:r>
        <w:rPr>
          <w:color w:val="808080"/>
        </w:rPr>
        <w:br/>
        <w:t xml:space="preserve">        </w:t>
      </w:r>
      <w:r>
        <w:rPr>
          <w:color w:val="CC7832"/>
        </w:rPr>
        <w:t xml:space="preserve">while </w:t>
      </w:r>
      <w:r>
        <w:rPr>
          <w:color w:val="A9B7C6"/>
        </w:rPr>
        <w:t>crossover_point_one == crossover_point_two:</w:t>
      </w:r>
      <w:r>
        <w:rPr>
          <w:color w:val="A9B7C6"/>
        </w:rPr>
        <w:br/>
        <w:t xml:space="preserve">            crossover_point_one = </w:t>
      </w:r>
      <w:r>
        <w:rPr>
          <w:color w:val="94558D"/>
        </w:rPr>
        <w:t>self</w:t>
      </w:r>
      <w:r>
        <w:rPr>
          <w:color w:val="A9B7C6"/>
        </w:rPr>
        <w:t>.generate_random_crossover_point()</w:t>
      </w:r>
      <w:r>
        <w:rPr>
          <w:color w:val="A9B7C6"/>
        </w:rPr>
        <w:br/>
      </w:r>
      <w:r>
        <w:rPr>
          <w:color w:val="A9B7C6"/>
        </w:rPr>
        <w:lastRenderedPageBreak/>
        <w:t xml:space="preserve">            crossover_point_two = </w:t>
      </w:r>
      <w:r>
        <w:rPr>
          <w:color w:val="94558D"/>
        </w:rPr>
        <w:t>self</w:t>
      </w:r>
      <w:r>
        <w:rPr>
          <w:color w:val="A9B7C6"/>
        </w:rPr>
        <w:t>.generate_random_crossover_point()</w:t>
      </w:r>
      <w:r>
        <w:rPr>
          <w:color w:val="A9B7C6"/>
        </w:rPr>
        <w:br/>
        <w:t xml:space="preserve">            </w:t>
      </w:r>
      <w:r>
        <w:rPr>
          <w:color w:val="94558D"/>
        </w:rPr>
        <w:t>self</w:t>
      </w:r>
      <w:r>
        <w:rPr>
          <w:color w:val="A9B7C6"/>
        </w:rPr>
        <w:t>.double_point_crossover(genotype_one</w:t>
      </w:r>
      <w:r>
        <w:rPr>
          <w:color w:val="CC7832"/>
        </w:rPr>
        <w:t xml:space="preserve">, </w:t>
      </w:r>
      <w:r>
        <w:rPr>
          <w:color w:val="A9B7C6"/>
        </w:rPr>
        <w:t>genotype_two</w:t>
      </w:r>
      <w:r>
        <w:rPr>
          <w:color w:val="CC7832"/>
        </w:rPr>
        <w:t xml:space="preserve">, </w:t>
      </w:r>
      <w:r>
        <w:rPr>
          <w:color w:val="A9B7C6"/>
        </w:rPr>
        <w:t>crossover_point_one</w:t>
      </w:r>
      <w:r>
        <w:rPr>
          <w:color w:val="CC7832"/>
        </w:rPr>
        <w:t xml:space="preserve">, </w:t>
      </w:r>
      <w:r>
        <w:rPr>
          <w:color w:val="A9B7C6"/>
        </w:rPr>
        <w:t>crossover_point_two)</w:t>
      </w:r>
      <w:r>
        <w:rPr>
          <w:color w:val="A9B7C6"/>
        </w:rPr>
        <w:br/>
      </w:r>
      <w:r>
        <w:rPr>
          <w:color w:val="A9B7C6"/>
        </w:rPr>
        <w:br/>
        <w:t xml:space="preserve">        </w:t>
      </w:r>
      <w:r>
        <w:rPr>
          <w:color w:val="CC7832"/>
        </w:rPr>
        <w:t xml:space="preserve">for </w:t>
      </w:r>
      <w:r>
        <w:rPr>
          <w:color w:val="A9B7C6"/>
        </w:rPr>
        <w:t xml:space="preserve">index </w:t>
      </w:r>
      <w:r>
        <w:rPr>
          <w:color w:val="CC7832"/>
        </w:rPr>
        <w:t xml:space="preserve">in </w:t>
      </w:r>
      <w:r>
        <w:rPr>
          <w:color w:val="A9B7C6"/>
        </w:rPr>
        <w:t>points:</w:t>
      </w:r>
      <w:r>
        <w:rPr>
          <w:color w:val="A9B7C6"/>
        </w:rPr>
        <w:br/>
        <w:t xml:space="preserve">            genotype_one</w:t>
      </w:r>
      <w:r>
        <w:rPr>
          <w:color w:val="CC7832"/>
        </w:rPr>
        <w:t xml:space="preserve">, </w:t>
      </w:r>
      <w:r>
        <w:rPr>
          <w:color w:val="A9B7C6"/>
        </w:rPr>
        <w:t xml:space="preserve">genotype_two = </w:t>
      </w:r>
      <w:r>
        <w:rPr>
          <w:color w:val="94558D"/>
        </w:rPr>
        <w:t>self</w:t>
      </w:r>
      <w:r>
        <w:rPr>
          <w:color w:val="A9B7C6"/>
        </w:rPr>
        <w:t>.single_point_crossover(genotype_one</w:t>
      </w:r>
      <w:r>
        <w:rPr>
          <w:color w:val="CC7832"/>
        </w:rPr>
        <w:t xml:space="preserve">, </w:t>
      </w:r>
      <w:r>
        <w:rPr>
          <w:color w:val="A9B7C6"/>
        </w:rPr>
        <w:t>genotype_two</w:t>
      </w:r>
      <w:r>
        <w:rPr>
          <w:color w:val="CC7832"/>
        </w:rPr>
        <w:t xml:space="preserve">, </w:t>
      </w:r>
      <w:r>
        <w:rPr>
          <w:color w:val="A9B7C6"/>
        </w:rPr>
        <w:t>index)</w:t>
      </w:r>
      <w:r>
        <w:rPr>
          <w:color w:val="A9B7C6"/>
        </w:rPr>
        <w:br/>
        <w:t xml:space="preserve">        </w:t>
      </w:r>
      <w:r>
        <w:rPr>
          <w:color w:val="CC7832"/>
        </w:rPr>
        <w:t xml:space="preserve">return </w:t>
      </w:r>
      <w:r>
        <w:rPr>
          <w:color w:val="A9B7C6"/>
        </w:rPr>
        <w:t>[genotype_one</w:t>
      </w:r>
      <w:r>
        <w:rPr>
          <w:color w:val="CC7832"/>
        </w:rPr>
        <w:t xml:space="preserve">, </w:t>
      </w:r>
      <w:r>
        <w:rPr>
          <w:color w:val="A9B7C6"/>
        </w:rPr>
        <w:t>genotype_two]</w:t>
      </w:r>
      <w:r>
        <w:rPr>
          <w:color w:val="A9B7C6"/>
        </w:rPr>
        <w:br/>
      </w:r>
      <w:r>
        <w:rPr>
          <w:color w:val="A9B7C6"/>
        </w:rPr>
        <w:br/>
        <w:t xml:space="preserve">    </w:t>
      </w:r>
      <w:r>
        <w:rPr>
          <w:color w:val="CC7832"/>
        </w:rPr>
        <w:t xml:space="preserve">def </w:t>
      </w:r>
      <w:r>
        <w:rPr>
          <w:color w:val="FFC66D"/>
        </w:rPr>
        <w:t>uniform_crossover</w:t>
      </w:r>
      <w:r>
        <w:rPr>
          <w:color w:val="A9B7C6"/>
        </w:rPr>
        <w:t>(</w:t>
      </w:r>
      <w:r>
        <w:rPr>
          <w:color w:val="94558D"/>
        </w:rPr>
        <w:t>self</w:t>
      </w:r>
      <w:r>
        <w:rPr>
          <w:color w:val="CC7832"/>
        </w:rPr>
        <w:t xml:space="preserve">, </w:t>
      </w:r>
      <w:r>
        <w:rPr>
          <w:color w:val="A9B7C6"/>
        </w:rPr>
        <w:t>genotype_one</w:t>
      </w:r>
      <w:r>
        <w:rPr>
          <w:color w:val="CC7832"/>
        </w:rPr>
        <w:t xml:space="preserve">, </w:t>
      </w:r>
      <w:r>
        <w:rPr>
          <w:color w:val="A9B7C6"/>
        </w:rPr>
        <w:t>genotype_two):</w:t>
      </w:r>
      <w:r>
        <w:rPr>
          <w:color w:val="A9B7C6"/>
        </w:rPr>
        <w:br/>
        <w:t xml:space="preserve">        </w:t>
      </w:r>
      <w:r>
        <w:rPr>
          <w:i/>
          <w:iCs/>
          <w:color w:val="629755"/>
        </w:rPr>
        <w:t>"""</w:t>
      </w:r>
      <w:r>
        <w:rPr>
          <w:i/>
          <w:iCs/>
          <w:color w:val="629755"/>
        </w:rPr>
        <w:br/>
        <w:t xml:space="preserve">        With this method, each bit is chosen in random from each parent using a probability matrix. In the end, we</w:t>
      </w:r>
      <w:r>
        <w:rPr>
          <w:i/>
          <w:iCs/>
          <w:color w:val="629755"/>
        </w:rPr>
        <w:br/>
        <w:t xml:space="preserve">        generate two children with genomes that can be widely different from the parental ones.</w:t>
      </w:r>
      <w:r>
        <w:rPr>
          <w:i/>
          <w:iCs/>
          <w:color w:val="629755"/>
        </w:rPr>
        <w:br/>
      </w:r>
      <w:r>
        <w:rPr>
          <w:i/>
          <w:iCs/>
          <w:color w:val="629755"/>
        </w:rPr>
        <w:br/>
        <w:t xml:space="preserve">        </w:t>
      </w:r>
      <w:r>
        <w:rPr>
          <w:b/>
          <w:bCs/>
          <w:i/>
          <w:iCs/>
          <w:color w:val="629755"/>
        </w:rPr>
        <w:t>:param</w:t>
      </w:r>
      <w:r>
        <w:rPr>
          <w:i/>
          <w:iCs/>
          <w:color w:val="629755"/>
        </w:rPr>
        <w:t xml:space="preserve"> genotype_one: Genotype object.</w:t>
      </w:r>
      <w:r>
        <w:rPr>
          <w:i/>
          <w:iCs/>
          <w:color w:val="629755"/>
        </w:rPr>
        <w:br/>
        <w:t xml:space="preserve">        </w:t>
      </w:r>
      <w:r>
        <w:rPr>
          <w:b/>
          <w:bCs/>
          <w:i/>
          <w:iCs/>
          <w:color w:val="629755"/>
        </w:rPr>
        <w:t>:param</w:t>
      </w:r>
      <w:r>
        <w:rPr>
          <w:i/>
          <w:iCs/>
          <w:color w:val="629755"/>
        </w:rPr>
        <w:t xml:space="preserve"> genotype_two: Genotype object.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r>
        <w:rPr>
          <w:color w:val="808080"/>
        </w:rPr>
        <w:t># Generate the probability matrix</w:t>
      </w:r>
      <w:r>
        <w:rPr>
          <w:color w:val="808080"/>
        </w:rPr>
        <w:br/>
        <w:t xml:space="preserve">        </w:t>
      </w:r>
      <w:r>
        <w:rPr>
          <w:color w:val="A9B7C6"/>
        </w:rPr>
        <w:t>probability_matrix = np.random.rand(</w:t>
      </w:r>
      <w:r>
        <w:rPr>
          <w:color w:val="94558D"/>
        </w:rPr>
        <w:t>self</w:t>
      </w:r>
      <w:r>
        <w:rPr>
          <w:color w:val="A9B7C6"/>
        </w:rPr>
        <w:t>.GENOME_LENGTH)</w:t>
      </w:r>
      <w:r>
        <w:rPr>
          <w:color w:val="A9B7C6"/>
        </w:rPr>
        <w:br/>
        <w:t xml:space="preserve">        </w:t>
      </w:r>
      <w:r>
        <w:rPr>
          <w:color w:val="CC7832"/>
        </w:rPr>
        <w:t xml:space="preserve">for </w:t>
      </w:r>
      <w:r>
        <w:rPr>
          <w:color w:val="A9B7C6"/>
        </w:rPr>
        <w:t xml:space="preserve">index </w:t>
      </w:r>
      <w:r>
        <w:rPr>
          <w:color w:val="CC7832"/>
        </w:rPr>
        <w:t xml:space="preserve">in </w:t>
      </w:r>
      <w:r>
        <w:rPr>
          <w:color w:val="8888C6"/>
        </w:rPr>
        <w:t>range</w:t>
      </w:r>
      <w:r>
        <w:rPr>
          <w:color w:val="A9B7C6"/>
        </w:rPr>
        <w:t>(</w:t>
      </w:r>
      <w:r>
        <w:rPr>
          <w:color w:val="8888C6"/>
        </w:rPr>
        <w:t>len</w:t>
      </w:r>
      <w:r>
        <w:rPr>
          <w:color w:val="A9B7C6"/>
        </w:rPr>
        <w:t>(probability_matrix)):</w:t>
      </w:r>
      <w:r>
        <w:rPr>
          <w:color w:val="A9B7C6"/>
        </w:rPr>
        <w:br/>
        <w:t xml:space="preserve">            </w:t>
      </w:r>
      <w:r>
        <w:rPr>
          <w:color w:val="808080"/>
        </w:rPr>
        <w:t># Values less or greater than 0.5 can be considered here.</w:t>
      </w:r>
      <w:r>
        <w:rPr>
          <w:color w:val="808080"/>
        </w:rPr>
        <w:br/>
        <w:t xml:space="preserve">            </w:t>
      </w:r>
      <w:r>
        <w:rPr>
          <w:color w:val="CC7832"/>
        </w:rPr>
        <w:t xml:space="preserve">if </w:t>
      </w:r>
      <w:r>
        <w:rPr>
          <w:color w:val="A9B7C6"/>
        </w:rPr>
        <w:t xml:space="preserve">probability_matrix[index] &lt; </w:t>
      </w:r>
      <w:r>
        <w:rPr>
          <w:color w:val="94558D"/>
        </w:rPr>
        <w:t>self</w:t>
      </w:r>
      <w:r>
        <w:rPr>
          <w:color w:val="A9B7C6"/>
        </w:rPr>
        <w:t>.UNIFORM_PROBABILITY:</w:t>
      </w:r>
      <w:r>
        <w:rPr>
          <w:color w:val="A9B7C6"/>
        </w:rPr>
        <w:br/>
        <w:t xml:space="preserve">                genotype_one.genes[index]</w:t>
      </w:r>
      <w:r>
        <w:rPr>
          <w:color w:val="CC7832"/>
        </w:rPr>
        <w:t xml:space="preserve">, </w:t>
      </w:r>
      <w:r>
        <w:rPr>
          <w:color w:val="A9B7C6"/>
        </w:rPr>
        <w:t>genotype_two.genes[index] = \</w:t>
      </w:r>
      <w:r>
        <w:rPr>
          <w:color w:val="A9B7C6"/>
        </w:rPr>
        <w:br/>
        <w:t xml:space="preserve">                    genotype_two.genes[index]</w:t>
      </w:r>
      <w:r>
        <w:rPr>
          <w:color w:val="CC7832"/>
        </w:rPr>
        <w:t xml:space="preserve">, </w:t>
      </w:r>
      <w:r>
        <w:rPr>
          <w:color w:val="A9B7C6"/>
        </w:rPr>
        <w:t>genotype_one.genes[index]</w:t>
      </w:r>
      <w:r>
        <w:rPr>
          <w:color w:val="A9B7C6"/>
        </w:rPr>
        <w:br/>
        <w:t xml:space="preserve">        </w:t>
      </w:r>
      <w:r>
        <w:rPr>
          <w:color w:val="CC7832"/>
        </w:rPr>
        <w:t xml:space="preserve">return </w:t>
      </w:r>
      <w:r>
        <w:rPr>
          <w:color w:val="A9B7C6"/>
        </w:rPr>
        <w:t>[genotype_one</w:t>
      </w:r>
      <w:r>
        <w:rPr>
          <w:color w:val="CC7832"/>
        </w:rPr>
        <w:t xml:space="preserve">, </w:t>
      </w:r>
      <w:r>
        <w:rPr>
          <w:color w:val="A9B7C6"/>
        </w:rPr>
        <w:t>genotype_two]</w:t>
      </w:r>
      <w:r>
        <w:rPr>
          <w:color w:val="A9B7C6"/>
        </w:rPr>
        <w:br/>
      </w:r>
      <w:r>
        <w:rPr>
          <w:color w:val="A9B7C6"/>
        </w:rPr>
        <w:br/>
        <w:t xml:space="preserve">    </w:t>
      </w:r>
      <w:r>
        <w:rPr>
          <w:color w:val="CC7832"/>
        </w:rPr>
        <w:t xml:space="preserve">def </w:t>
      </w:r>
      <w:r>
        <w:rPr>
          <w:color w:val="FFC66D"/>
        </w:rPr>
        <w:t>do_crossover</w:t>
      </w:r>
      <w:r>
        <w:rPr>
          <w:color w:val="A9B7C6"/>
        </w:rPr>
        <w:t>(</w:t>
      </w:r>
      <w:r>
        <w:rPr>
          <w:color w:val="94558D"/>
        </w:rPr>
        <w:t>self</w:t>
      </w:r>
      <w:r>
        <w:rPr>
          <w:color w:val="CC7832"/>
        </w:rPr>
        <w:t xml:space="preserve">, </w:t>
      </w:r>
      <w:r>
        <w:rPr>
          <w:color w:val="A9B7C6"/>
        </w:rPr>
        <w:t>parent_one</w:t>
      </w:r>
      <w:r>
        <w:rPr>
          <w:color w:val="CC7832"/>
        </w:rPr>
        <w:t xml:space="preserve">, </w:t>
      </w:r>
      <w:r>
        <w:rPr>
          <w:color w:val="A9B7C6"/>
        </w:rPr>
        <w:t>parent_two</w:t>
      </w:r>
      <w:r>
        <w:rPr>
          <w:color w:val="CC7832"/>
        </w:rPr>
        <w:t xml:space="preserve">, </w:t>
      </w:r>
      <w:r>
        <w:rPr>
          <w:color w:val="A9B7C6"/>
        </w:rPr>
        <w:t>crossover_operator):</w:t>
      </w:r>
      <w:r>
        <w:rPr>
          <w:color w:val="A9B7C6"/>
        </w:rPr>
        <w:br/>
        <w:t xml:space="preserve">        </w:t>
      </w:r>
      <w:r>
        <w:rPr>
          <w:i/>
          <w:iCs/>
          <w:color w:val="629755"/>
        </w:rPr>
        <w:t>"""</w:t>
      </w:r>
      <w:r>
        <w:rPr>
          <w:i/>
          <w:iCs/>
          <w:color w:val="629755"/>
        </w:rPr>
        <w:br/>
        <w:t xml:space="preserve">        Method that returns the children after crossover of two parents selected for reproduction.</w:t>
      </w:r>
      <w:r>
        <w:rPr>
          <w:i/>
          <w:iCs/>
          <w:color w:val="629755"/>
        </w:rPr>
        <w:br/>
      </w:r>
      <w:r>
        <w:rPr>
          <w:i/>
          <w:iCs/>
          <w:color w:val="629755"/>
        </w:rPr>
        <w:br/>
        <w:t xml:space="preserve">        </w:t>
      </w:r>
      <w:r>
        <w:rPr>
          <w:b/>
          <w:bCs/>
          <w:i/>
          <w:iCs/>
          <w:color w:val="629755"/>
        </w:rPr>
        <w:t>:param</w:t>
      </w:r>
      <w:r>
        <w:rPr>
          <w:i/>
          <w:iCs/>
          <w:color w:val="629755"/>
        </w:rPr>
        <w:t xml:space="preserve"> parent_two: a Genotype object.</w:t>
      </w:r>
      <w:r>
        <w:rPr>
          <w:i/>
          <w:iCs/>
          <w:color w:val="629755"/>
        </w:rPr>
        <w:br/>
        <w:t xml:space="preserve">        </w:t>
      </w:r>
      <w:r>
        <w:rPr>
          <w:b/>
          <w:bCs/>
          <w:i/>
          <w:iCs/>
          <w:color w:val="629755"/>
        </w:rPr>
        <w:t>:param</w:t>
      </w:r>
      <w:r>
        <w:rPr>
          <w:i/>
          <w:iCs/>
          <w:color w:val="629755"/>
        </w:rPr>
        <w:t xml:space="preserve"> parent_one: a Genotype object.</w:t>
      </w:r>
      <w:r>
        <w:rPr>
          <w:i/>
          <w:iCs/>
          <w:color w:val="629755"/>
        </w:rPr>
        <w:br/>
        <w:t xml:space="preserve">        </w:t>
      </w:r>
      <w:r>
        <w:rPr>
          <w:b/>
          <w:bCs/>
          <w:i/>
          <w:iCs/>
          <w:color w:val="629755"/>
        </w:rPr>
        <w:t>:param</w:t>
      </w:r>
      <w:r>
        <w:rPr>
          <w:i/>
          <w:iCs/>
          <w:color w:val="629755"/>
        </w:rPr>
        <w:t xml:space="preserve"> crossover_operator: int.</w:t>
      </w:r>
      <w:r>
        <w:rPr>
          <w:i/>
          <w:iCs/>
          <w:color w:val="629755"/>
        </w:rPr>
        <w:br/>
      </w:r>
      <w:r>
        <w:rPr>
          <w:i/>
          <w:iCs/>
          <w:color w:val="629755"/>
        </w:rPr>
        <w:br/>
        <w:t xml:space="preserve">        </w:t>
      </w:r>
      <w:r>
        <w:rPr>
          <w:b/>
          <w:bCs/>
          <w:i/>
          <w:iCs/>
          <w:color w:val="629755"/>
        </w:rPr>
        <w:t>:return</w:t>
      </w:r>
      <w:r>
        <w:rPr>
          <w:i/>
          <w:iCs/>
          <w:color w:val="629755"/>
        </w:rPr>
        <w:t>: a list of two Genotype objects.</w:t>
      </w:r>
      <w:r>
        <w:rPr>
          <w:i/>
          <w:iCs/>
          <w:color w:val="629755"/>
        </w:rPr>
        <w:br/>
        <w:t xml:space="preserve">        """</w:t>
      </w:r>
      <w:r>
        <w:rPr>
          <w:i/>
          <w:iCs/>
          <w:color w:val="629755"/>
        </w:rPr>
        <w:br/>
        <w:t xml:space="preserve">        </w:t>
      </w:r>
      <w:r>
        <w:rPr>
          <w:color w:val="CC7832"/>
        </w:rPr>
        <w:t xml:space="preserve">if </w:t>
      </w:r>
      <w:r>
        <w:rPr>
          <w:color w:val="A9B7C6"/>
        </w:rPr>
        <w:t xml:space="preserve">crossover_operator == </w:t>
      </w:r>
      <w:r>
        <w:rPr>
          <w:color w:val="6A8759"/>
        </w:rPr>
        <w:t>"S"</w:t>
      </w:r>
      <w:r>
        <w:rPr>
          <w:color w:val="A9B7C6"/>
        </w:rPr>
        <w:t>:</w:t>
      </w:r>
      <w:r>
        <w:rPr>
          <w:color w:val="A9B7C6"/>
        </w:rPr>
        <w:br/>
        <w:t xml:space="preserve">            crossover_point = </w:t>
      </w:r>
      <w:r>
        <w:rPr>
          <w:color w:val="94558D"/>
        </w:rPr>
        <w:t>self</w:t>
      </w:r>
      <w:r>
        <w:rPr>
          <w:color w:val="A9B7C6"/>
        </w:rPr>
        <w:t>.generate_random_crossover_point()</w:t>
      </w:r>
      <w:r>
        <w:rPr>
          <w:color w:val="A9B7C6"/>
        </w:rPr>
        <w:br/>
        <w:t xml:space="preserve">            children = </w:t>
      </w:r>
      <w:r>
        <w:rPr>
          <w:color w:val="94558D"/>
        </w:rPr>
        <w:t>self</w:t>
      </w:r>
      <w:r>
        <w:rPr>
          <w:color w:val="A9B7C6"/>
        </w:rPr>
        <w:t>.single_point_crossover(parent_one</w:t>
      </w:r>
      <w:r>
        <w:rPr>
          <w:color w:val="CC7832"/>
        </w:rPr>
        <w:t xml:space="preserve">, </w:t>
      </w:r>
      <w:r>
        <w:rPr>
          <w:color w:val="A9B7C6"/>
        </w:rPr>
        <w:t>parent_two</w:t>
      </w:r>
      <w:r>
        <w:rPr>
          <w:color w:val="CC7832"/>
        </w:rPr>
        <w:t xml:space="preserve">, </w:t>
      </w:r>
      <w:r>
        <w:rPr>
          <w:color w:val="A9B7C6"/>
        </w:rPr>
        <w:t>crossover_point)</w:t>
      </w:r>
      <w:r>
        <w:rPr>
          <w:color w:val="A9B7C6"/>
        </w:rPr>
        <w:br/>
        <w:t xml:space="preserve">        </w:t>
      </w:r>
      <w:r>
        <w:rPr>
          <w:color w:val="CC7832"/>
        </w:rPr>
        <w:t xml:space="preserve">elif </w:t>
      </w:r>
      <w:r>
        <w:rPr>
          <w:color w:val="A9B7C6"/>
        </w:rPr>
        <w:t xml:space="preserve">crossover_operator == </w:t>
      </w:r>
      <w:r>
        <w:rPr>
          <w:color w:val="6A8759"/>
        </w:rPr>
        <w:t>"D"</w:t>
      </w:r>
      <w:r>
        <w:rPr>
          <w:color w:val="A9B7C6"/>
        </w:rPr>
        <w:t>:</w:t>
      </w:r>
      <w:r>
        <w:rPr>
          <w:color w:val="A9B7C6"/>
        </w:rPr>
        <w:br/>
        <w:t xml:space="preserve">            crossover_point_one = </w:t>
      </w:r>
      <w:r>
        <w:rPr>
          <w:color w:val="94558D"/>
        </w:rPr>
        <w:t>self</w:t>
      </w:r>
      <w:r>
        <w:rPr>
          <w:color w:val="A9B7C6"/>
        </w:rPr>
        <w:t>.generate_random_crossover_point()</w:t>
      </w:r>
      <w:r>
        <w:rPr>
          <w:color w:val="A9B7C6"/>
        </w:rPr>
        <w:br/>
        <w:t xml:space="preserve">            crossover_point_two = </w:t>
      </w:r>
      <w:r>
        <w:rPr>
          <w:color w:val="94558D"/>
        </w:rPr>
        <w:t>self</w:t>
      </w:r>
      <w:r>
        <w:rPr>
          <w:color w:val="A9B7C6"/>
        </w:rPr>
        <w:t>.generate_random_crossover_point()</w:t>
      </w:r>
      <w:r>
        <w:rPr>
          <w:color w:val="A9B7C6"/>
        </w:rPr>
        <w:br/>
        <w:t xml:space="preserve">            children = </w:t>
      </w:r>
      <w:r>
        <w:rPr>
          <w:color w:val="94558D"/>
        </w:rPr>
        <w:t>self</w:t>
      </w:r>
      <w:r>
        <w:rPr>
          <w:color w:val="A9B7C6"/>
        </w:rPr>
        <w:t>.double_point_crossover(parent_one</w:t>
      </w:r>
      <w:r>
        <w:rPr>
          <w:color w:val="CC7832"/>
        </w:rPr>
        <w:t xml:space="preserve">, </w:t>
      </w:r>
      <w:r>
        <w:rPr>
          <w:color w:val="A9B7C6"/>
        </w:rPr>
        <w:t>parent_two</w:t>
      </w:r>
      <w:r>
        <w:rPr>
          <w:color w:val="CC7832"/>
        </w:rPr>
        <w:t>,</w:t>
      </w:r>
      <w:r>
        <w:rPr>
          <w:color w:val="CC7832"/>
        </w:rPr>
        <w:br/>
        <w:t xml:space="preserve">                                                        </w:t>
      </w:r>
      <w:r>
        <w:rPr>
          <w:color w:val="A9B7C6"/>
        </w:rPr>
        <w:t>crossover_point_one</w:t>
      </w:r>
      <w:r>
        <w:rPr>
          <w:color w:val="CC7832"/>
        </w:rPr>
        <w:t xml:space="preserve">, </w:t>
      </w:r>
      <w:r>
        <w:rPr>
          <w:color w:val="A9B7C6"/>
        </w:rPr>
        <w:t>crossover_point_two)</w:t>
      </w:r>
      <w:r>
        <w:rPr>
          <w:color w:val="A9B7C6"/>
        </w:rPr>
        <w:br/>
        <w:t xml:space="preserve">        </w:t>
      </w:r>
      <w:r>
        <w:rPr>
          <w:color w:val="CC7832"/>
        </w:rPr>
        <w:t>else</w:t>
      </w:r>
      <w:r>
        <w:rPr>
          <w:color w:val="A9B7C6"/>
        </w:rPr>
        <w:t>:</w:t>
      </w:r>
      <w:r>
        <w:rPr>
          <w:color w:val="A9B7C6"/>
        </w:rPr>
        <w:br/>
        <w:t xml:space="preserve">            children = </w:t>
      </w:r>
      <w:r>
        <w:rPr>
          <w:color w:val="94558D"/>
        </w:rPr>
        <w:t>self</w:t>
      </w:r>
      <w:r>
        <w:rPr>
          <w:color w:val="A9B7C6"/>
        </w:rPr>
        <w:t>.uniform_crossover(parent_one</w:t>
      </w:r>
      <w:r>
        <w:rPr>
          <w:color w:val="CC7832"/>
        </w:rPr>
        <w:t xml:space="preserve">, </w:t>
      </w:r>
      <w:r>
        <w:rPr>
          <w:color w:val="A9B7C6"/>
        </w:rPr>
        <w:t>parent_two)</w:t>
      </w:r>
      <w:r>
        <w:rPr>
          <w:color w:val="A9B7C6"/>
        </w:rPr>
        <w:br/>
        <w:t xml:space="preserve">        </w:t>
      </w:r>
      <w:r>
        <w:rPr>
          <w:color w:val="CC7832"/>
        </w:rPr>
        <w:t xml:space="preserve">return </w:t>
      </w:r>
      <w:r>
        <w:rPr>
          <w:color w:val="A9B7C6"/>
        </w:rPr>
        <w:t>children</w:t>
      </w:r>
    </w:p>
    <w:p w14:paraId="48DD79FE"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70323E86" w14:textId="43F85205"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Elitism</w:t>
      </w:r>
    </w:p>
    <w:p w14:paraId="286F6B60" w14:textId="55770862"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57437367" w14:textId="77777777" w:rsidR="003425CF" w:rsidRDefault="003425CF" w:rsidP="003425CF">
      <w:pPr>
        <w:pStyle w:val="HTMLPreformatted"/>
        <w:shd w:val="clear" w:color="auto" w:fill="2B2B2B"/>
        <w:rPr>
          <w:color w:val="A9B7C6"/>
        </w:rPr>
      </w:pPr>
      <w:r>
        <w:rPr>
          <w:color w:val="CC7832"/>
        </w:rPr>
        <w:t xml:space="preserve">class </w:t>
      </w:r>
      <w:r>
        <w:rPr>
          <w:color w:val="A9B7C6"/>
        </w:rPr>
        <w:t>Elitism(Config):</w:t>
      </w:r>
      <w:r>
        <w:rPr>
          <w:color w:val="A9B7C6"/>
        </w:rPr>
        <w:br/>
      </w:r>
      <w:r>
        <w:rPr>
          <w:color w:val="A9B7C6"/>
        </w:rPr>
        <w:br/>
      </w:r>
      <w:r>
        <w:rPr>
          <w:color w:val="A9B7C6"/>
        </w:rPr>
        <w:lastRenderedPageBreak/>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r>
        <w:rPr>
          <w:color w:val="A9B7C6"/>
        </w:rPr>
        <w:br/>
      </w:r>
      <w:r>
        <w:rPr>
          <w:color w:val="A9B7C6"/>
        </w:rPr>
        <w:br/>
        <w:t xml:space="preserve">    </w:t>
      </w:r>
      <w:r>
        <w:rPr>
          <w:color w:val="CC7832"/>
        </w:rPr>
        <w:t xml:space="preserve">def </w:t>
      </w:r>
      <w:r>
        <w:rPr>
          <w:color w:val="FFC66D"/>
        </w:rPr>
        <w:t>find_elites</w:t>
      </w:r>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This method sorts the fitness of all individuals in order to get the indices of the individuals with the highest</w:t>
      </w:r>
      <w:r>
        <w:rPr>
          <w:i/>
          <w:iCs/>
          <w:color w:val="629755"/>
        </w:rPr>
        <w:br/>
        <w:t xml:space="preserve">        fitness. Then we grab those individuals and store them in a new list. In case there are individuals with the</w:t>
      </w:r>
      <w:r>
        <w:rPr>
          <w:i/>
          <w:iCs/>
          <w:color w:val="629755"/>
        </w:rPr>
        <w:br/>
        <w:t xml:space="preserve">        same fitness on the cut-off point, we select the individual with the higher index.</w:t>
      </w:r>
      <w:r>
        <w:rPr>
          <w:i/>
          <w:iCs/>
          <w:color w:val="629755"/>
        </w:rPr>
        <w:br/>
      </w:r>
      <w:r>
        <w:rPr>
          <w:i/>
          <w:iCs/>
          <w:color w:val="629755"/>
        </w:rPr>
        <w:br/>
        <w:t xml:space="preserve">        </w:t>
      </w:r>
      <w:r>
        <w:rPr>
          <w:b/>
          <w:bCs/>
          <w:i/>
          <w:iCs/>
          <w:color w:val="629755"/>
        </w:rPr>
        <w:t>:param</w:t>
      </w:r>
      <w:r>
        <w:rPr>
          <w:i/>
          <w:iCs/>
          <w:color w:val="629755"/>
        </w:rPr>
        <w:t xml:space="preserve"> population: list that holds the genetic information of all individuals in the current generation.</w:t>
      </w:r>
      <w:r>
        <w:rPr>
          <w:i/>
          <w:iCs/>
          <w:color w:val="629755"/>
        </w:rPr>
        <w:br/>
      </w:r>
      <w:r>
        <w:rPr>
          <w:i/>
          <w:iCs/>
          <w:color w:val="629755"/>
        </w:rPr>
        <w:br/>
        <w:t xml:space="preserve">        </w:t>
      </w:r>
      <w:r>
        <w:rPr>
          <w:b/>
          <w:bCs/>
          <w:i/>
          <w:iCs/>
          <w:color w:val="629755"/>
        </w:rPr>
        <w:t>:return</w:t>
      </w:r>
      <w:r>
        <w:rPr>
          <w:i/>
          <w:iCs/>
          <w:color w:val="629755"/>
        </w:rPr>
        <w:t>: list of individuals to be included in the next generation without any crossover/mutation applied.</w:t>
      </w:r>
      <w:r>
        <w:rPr>
          <w:i/>
          <w:iCs/>
          <w:color w:val="629755"/>
        </w:rPr>
        <w:br/>
        <w:t xml:space="preserve">        """</w:t>
      </w:r>
      <w:r>
        <w:rPr>
          <w:i/>
          <w:iCs/>
          <w:color w:val="629755"/>
        </w:rPr>
        <w:br/>
        <w:t xml:space="preserve">        </w:t>
      </w:r>
      <w:r>
        <w:rPr>
          <w:color w:val="A9B7C6"/>
        </w:rPr>
        <w:t>elites = []</w:t>
      </w:r>
      <w:r>
        <w:rPr>
          <w:color w:val="A9B7C6"/>
        </w:rPr>
        <w:br/>
        <w:t xml:space="preserve">        fitness = []</w:t>
      </w:r>
      <w:r>
        <w:rPr>
          <w:color w:val="A9B7C6"/>
        </w:rPr>
        <w:br/>
        <w:t xml:space="preserve">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fitness.append(individual.fitness)</w:t>
      </w:r>
      <w:r>
        <w:rPr>
          <w:color w:val="A9B7C6"/>
        </w:rPr>
        <w:br/>
        <w:t xml:space="preserve">        elites_indices = </w:t>
      </w:r>
      <w:r>
        <w:rPr>
          <w:color w:val="8888C6"/>
        </w:rPr>
        <w:t>sorted</w:t>
      </w:r>
      <w:r>
        <w:rPr>
          <w:color w:val="A9B7C6"/>
        </w:rPr>
        <w:t>(</w:t>
      </w:r>
      <w:r>
        <w:rPr>
          <w:color w:val="8888C6"/>
        </w:rPr>
        <w:t>range</w:t>
      </w:r>
      <w:r>
        <w:rPr>
          <w:color w:val="A9B7C6"/>
        </w:rPr>
        <w:t>(</w:t>
      </w:r>
      <w:r>
        <w:rPr>
          <w:color w:val="8888C6"/>
        </w:rPr>
        <w:t>len</w:t>
      </w:r>
      <w:r>
        <w:rPr>
          <w:color w:val="A9B7C6"/>
        </w:rPr>
        <w:t>(fitness))</w:t>
      </w:r>
      <w:r>
        <w:rPr>
          <w:color w:val="CC7832"/>
        </w:rPr>
        <w:t>,</w:t>
      </w:r>
      <w:r>
        <w:rPr>
          <w:color w:val="CC7832"/>
        </w:rPr>
        <w:br/>
        <w:t xml:space="preserve">                                </w:t>
      </w:r>
      <w:r>
        <w:rPr>
          <w:color w:val="AA4926"/>
        </w:rPr>
        <w:t>key</w:t>
      </w:r>
      <w:r>
        <w:rPr>
          <w:color w:val="A9B7C6"/>
        </w:rPr>
        <w:t>=</w:t>
      </w:r>
      <w:r>
        <w:rPr>
          <w:color w:val="CC7832"/>
        </w:rPr>
        <w:t xml:space="preserve">lambda </w:t>
      </w:r>
      <w:r>
        <w:rPr>
          <w:color w:val="A9B7C6"/>
        </w:rPr>
        <w:t>i: fitness[i])[-</w:t>
      </w:r>
      <w:r>
        <w:rPr>
          <w:color w:val="94558D"/>
        </w:rPr>
        <w:t>self</w:t>
      </w:r>
      <w:r>
        <w:rPr>
          <w:color w:val="A9B7C6"/>
        </w:rPr>
        <w:t>.ELITE_CARRY_OVER:]</w:t>
      </w:r>
      <w:r>
        <w:rPr>
          <w:color w:val="A9B7C6"/>
        </w:rPr>
        <w:br/>
      </w:r>
      <w:r>
        <w:rPr>
          <w:color w:val="A9B7C6"/>
        </w:rPr>
        <w:br/>
        <w:t xml:space="preserve">        </w:t>
      </w:r>
      <w:r>
        <w:rPr>
          <w:color w:val="CC7832"/>
        </w:rPr>
        <w:t xml:space="preserve">for </w:t>
      </w:r>
      <w:r>
        <w:rPr>
          <w:color w:val="A9B7C6"/>
        </w:rPr>
        <w:t xml:space="preserve">index </w:t>
      </w:r>
      <w:r>
        <w:rPr>
          <w:color w:val="CC7832"/>
        </w:rPr>
        <w:t xml:space="preserve">in </w:t>
      </w:r>
      <w:r>
        <w:rPr>
          <w:color w:val="A9B7C6"/>
        </w:rPr>
        <w:t>elites_indices:</w:t>
      </w:r>
      <w:r>
        <w:rPr>
          <w:color w:val="A9B7C6"/>
        </w:rPr>
        <w:br/>
        <w:t xml:space="preserve">            elites.append(population[index])</w:t>
      </w:r>
      <w:r>
        <w:rPr>
          <w:color w:val="A9B7C6"/>
        </w:rPr>
        <w:br/>
        <w:t xml:space="preserve">        </w:t>
      </w:r>
      <w:r>
        <w:rPr>
          <w:color w:val="CC7832"/>
        </w:rPr>
        <w:t xml:space="preserve">return </w:t>
      </w:r>
      <w:r>
        <w:rPr>
          <w:color w:val="A9B7C6"/>
        </w:rPr>
        <w:t>elites</w:t>
      </w:r>
    </w:p>
    <w:p w14:paraId="2813E9DD"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6E70EC74" w14:textId="3E944458"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Fitness</w:t>
      </w:r>
    </w:p>
    <w:p w14:paraId="590EB318" w14:textId="23F9725E"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2F5E599D" w14:textId="77777777" w:rsidR="003425CF" w:rsidRDefault="003425CF" w:rsidP="003425CF">
      <w:pPr>
        <w:pStyle w:val="HTMLPreformatted"/>
        <w:shd w:val="clear" w:color="auto" w:fill="2B2B2B"/>
        <w:rPr>
          <w:color w:val="A9B7C6"/>
        </w:rPr>
      </w:pPr>
      <w:r>
        <w:rPr>
          <w:color w:val="CC7832"/>
        </w:rPr>
        <w:t xml:space="preserve">class </w:t>
      </w:r>
      <w:r>
        <w:rPr>
          <w:color w:val="A9B7C6"/>
        </w:rPr>
        <w:t>Fitness(Config):</w:t>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r>
        <w:rPr>
          <w:color w:val="A9B7C6"/>
        </w:rPr>
        <w:br/>
        <w:t xml:space="preserve">        </w:t>
      </w:r>
      <w:r>
        <w:rPr>
          <w:color w:val="94558D"/>
        </w:rPr>
        <w:t>self</w:t>
      </w:r>
      <w:r>
        <w:rPr>
          <w:color w:val="A9B7C6"/>
        </w:rPr>
        <w:t xml:space="preserve">.fitness_to_reach = </w:t>
      </w:r>
      <w:r>
        <w:rPr>
          <w:color w:val="94558D"/>
        </w:rPr>
        <w:t>self</w:t>
      </w:r>
      <w:r>
        <w:rPr>
          <w:color w:val="A9B7C6"/>
        </w:rPr>
        <w:t xml:space="preserve">.GENOME_LENGTH * </w:t>
      </w:r>
      <w:r>
        <w:rPr>
          <w:color w:val="94558D"/>
        </w:rPr>
        <w:t>self</w:t>
      </w:r>
      <w:r>
        <w:rPr>
          <w:color w:val="A9B7C6"/>
        </w:rPr>
        <w:t>.GENOME_LENGTH</w:t>
      </w:r>
      <w:r>
        <w:rPr>
          <w:color w:val="A9B7C6"/>
        </w:rPr>
        <w:br/>
      </w:r>
      <w:r>
        <w:rPr>
          <w:color w:val="A9B7C6"/>
        </w:rPr>
        <w:br/>
        <w:t xml:space="preserve">    </w:t>
      </w:r>
      <w:r>
        <w:rPr>
          <w:color w:val="CC7832"/>
        </w:rPr>
        <w:t xml:space="preserve">def </w:t>
      </w:r>
      <w:r>
        <w:rPr>
          <w:color w:val="FFC66D"/>
        </w:rPr>
        <w:t>optimal_fitness_genotype</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This method is used to get the array of the image to be reconstructed. This is the array that will be used to</w:t>
      </w:r>
      <w:r>
        <w:rPr>
          <w:i/>
          <w:iCs/>
          <w:color w:val="629755"/>
        </w:rPr>
        <w:br/>
        <w:t xml:space="preserve">        compare each individual's array, therefore its fitness, while the algorithm is running.</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r>
        <w:rPr>
          <w:color w:val="A9B7C6"/>
        </w:rPr>
        <w:t>optimal_array = BinaryImage().open_original_image()</w:t>
      </w:r>
      <w:r>
        <w:rPr>
          <w:color w:val="A9B7C6"/>
        </w:rPr>
        <w:br/>
        <w:t xml:space="preserve">        </w:t>
      </w:r>
      <w:r>
        <w:rPr>
          <w:color w:val="CC7832"/>
        </w:rPr>
        <w:t xml:space="preserve">return </w:t>
      </w:r>
      <w:r>
        <w:rPr>
          <w:color w:val="A9B7C6"/>
        </w:rPr>
        <w:t>optimal_array</w:t>
      </w:r>
      <w:r>
        <w:rPr>
          <w:color w:val="A9B7C6"/>
        </w:rPr>
        <w:br/>
      </w:r>
      <w:r>
        <w:rPr>
          <w:color w:val="A9B7C6"/>
        </w:rPr>
        <w:br/>
        <w:t xml:space="preserve">    </w:t>
      </w:r>
      <w:r>
        <w:rPr>
          <w:color w:val="CC7832"/>
        </w:rPr>
        <w:t xml:space="preserve">def </w:t>
      </w:r>
      <w:r>
        <w:rPr>
          <w:color w:val="FFC66D"/>
        </w:rPr>
        <w:t>evaluate_fitness</w:t>
      </w:r>
      <w:r>
        <w:rPr>
          <w:color w:val="A9B7C6"/>
        </w:rPr>
        <w:t>(</w:t>
      </w:r>
      <w:r>
        <w:rPr>
          <w:color w:val="94558D"/>
        </w:rPr>
        <w:t>self</w:t>
      </w:r>
      <w:r>
        <w:rPr>
          <w:color w:val="CC7832"/>
        </w:rPr>
        <w:t xml:space="preserve">, </w:t>
      </w:r>
      <w:r>
        <w:rPr>
          <w:color w:val="A9B7C6"/>
        </w:rPr>
        <w:t>optimal_genotype</w:t>
      </w:r>
      <w:r>
        <w:rPr>
          <w:color w:val="CC7832"/>
        </w:rPr>
        <w:t xml:space="preserve">, </w:t>
      </w:r>
      <w:r>
        <w:rPr>
          <w:color w:val="A9B7C6"/>
        </w:rPr>
        <w:t>individual_genotype):</w:t>
      </w:r>
      <w:r>
        <w:rPr>
          <w:color w:val="A9B7C6"/>
        </w:rPr>
        <w:br/>
        <w:t xml:space="preserve">        </w:t>
      </w:r>
      <w:r>
        <w:rPr>
          <w:i/>
          <w:iCs/>
          <w:color w:val="629755"/>
        </w:rPr>
        <w:t>"""</w:t>
      </w:r>
      <w:r>
        <w:rPr>
          <w:i/>
          <w:iCs/>
          <w:color w:val="629755"/>
        </w:rPr>
        <w:br/>
        <w:t xml:space="preserve">        This method is used to calculate the fitness level of an individual in the population, compared to the perfect</w:t>
      </w:r>
      <w:r>
        <w:rPr>
          <w:i/>
          <w:iCs/>
          <w:color w:val="629755"/>
        </w:rPr>
        <w:br/>
        <w:t xml:space="preserve">        individual, i.e., the array of the image to be reconstructed. It  stores the fitness of the individual in a</w:t>
      </w:r>
      <w:r>
        <w:rPr>
          <w:i/>
          <w:iCs/>
          <w:color w:val="629755"/>
        </w:rPr>
        <w:br/>
        <w:t xml:space="preserve">        list. This will be needed during selection and elitism.</w:t>
      </w:r>
      <w:r>
        <w:rPr>
          <w:i/>
          <w:iCs/>
          <w:color w:val="629755"/>
        </w:rPr>
        <w:br/>
      </w:r>
      <w:r>
        <w:rPr>
          <w:i/>
          <w:iCs/>
          <w:color w:val="629755"/>
        </w:rPr>
        <w:br/>
        <w:t xml:space="preserve">        </w:t>
      </w:r>
      <w:r>
        <w:rPr>
          <w:b/>
          <w:bCs/>
          <w:i/>
          <w:iCs/>
          <w:color w:val="629755"/>
        </w:rPr>
        <w:t>:param</w:t>
      </w:r>
      <w:r>
        <w:rPr>
          <w:i/>
          <w:iCs/>
          <w:color w:val="629755"/>
        </w:rPr>
        <w:t xml:space="preserve"> optimal_genotype: Genotype object.</w:t>
      </w:r>
      <w:r>
        <w:rPr>
          <w:i/>
          <w:iCs/>
          <w:color w:val="629755"/>
        </w:rPr>
        <w:br/>
        <w:t xml:space="preserve">        </w:t>
      </w:r>
      <w:r>
        <w:rPr>
          <w:b/>
          <w:bCs/>
          <w:i/>
          <w:iCs/>
          <w:color w:val="629755"/>
        </w:rPr>
        <w:t>:param</w:t>
      </w:r>
      <w:r>
        <w:rPr>
          <w:i/>
          <w:iCs/>
          <w:color w:val="629755"/>
        </w:rPr>
        <w:t xml:space="preserve"> individual_genotype: Genotype object.</w:t>
      </w:r>
      <w:r>
        <w:rPr>
          <w:i/>
          <w:iCs/>
          <w:color w:val="629755"/>
        </w:rPr>
        <w:br/>
      </w:r>
      <w:r>
        <w:rPr>
          <w:i/>
          <w:iCs/>
          <w:color w:val="629755"/>
        </w:rPr>
        <w:br/>
      </w:r>
      <w:r>
        <w:rPr>
          <w:i/>
          <w:iCs/>
          <w:color w:val="629755"/>
        </w:rPr>
        <w:lastRenderedPageBreak/>
        <w:t xml:space="preserve">        </w:t>
      </w:r>
      <w:r>
        <w:rPr>
          <w:b/>
          <w:bCs/>
          <w:i/>
          <w:iCs/>
          <w:color w:val="629755"/>
        </w:rPr>
        <w:t>:return</w:t>
      </w:r>
      <w:r>
        <w:rPr>
          <w:i/>
          <w:iCs/>
          <w:color w:val="629755"/>
        </w:rPr>
        <w:t>: change an individual's fitness (void method).</w:t>
      </w:r>
      <w:r>
        <w:rPr>
          <w:i/>
          <w:iCs/>
          <w:color w:val="629755"/>
        </w:rPr>
        <w:br/>
        <w:t xml:space="preserve">        """</w:t>
      </w:r>
      <w:r>
        <w:rPr>
          <w:i/>
          <w:iCs/>
          <w:color w:val="629755"/>
        </w:rPr>
        <w:br/>
        <w:t xml:space="preserve">        </w:t>
      </w:r>
      <w:r>
        <w:rPr>
          <w:color w:val="A9B7C6"/>
        </w:rPr>
        <w:t xml:space="preserve">individual_genotype.fitness = </w:t>
      </w:r>
      <w:r>
        <w:rPr>
          <w:color w:val="94558D"/>
        </w:rPr>
        <w:t>self</w:t>
      </w:r>
      <w:r>
        <w:rPr>
          <w:color w:val="A9B7C6"/>
        </w:rPr>
        <w:t>.fitness_to_reach</w:t>
      </w:r>
      <w:r>
        <w:rPr>
          <w:color w:val="A9B7C6"/>
        </w:rPr>
        <w:br/>
        <w:t xml:space="preserve">        </w:t>
      </w:r>
      <w:r>
        <w:rPr>
          <w:color w:val="CC7832"/>
        </w:rPr>
        <w:t xml:space="preserve">for </w:t>
      </w:r>
      <w:r>
        <w:rPr>
          <w:color w:val="A9B7C6"/>
        </w:rPr>
        <w:t xml:space="preserve">chromosome </w:t>
      </w:r>
      <w:r>
        <w:rPr>
          <w:color w:val="CC7832"/>
        </w:rPr>
        <w:t xml:space="preserve">in </w:t>
      </w:r>
      <w:r>
        <w:rPr>
          <w:color w:val="8888C6"/>
        </w:rPr>
        <w:t>range</w:t>
      </w:r>
      <w:r>
        <w:rPr>
          <w:color w:val="A9B7C6"/>
        </w:rPr>
        <w:t>(</w:t>
      </w:r>
      <w:r>
        <w:rPr>
          <w:color w:val="94558D"/>
        </w:rPr>
        <w:t>self</w:t>
      </w:r>
      <w:r>
        <w:rPr>
          <w:color w:val="A9B7C6"/>
        </w:rPr>
        <w:t>.GENOME_LENGTH):</w:t>
      </w:r>
      <w:r>
        <w:rPr>
          <w:color w:val="A9B7C6"/>
        </w:rPr>
        <w:br/>
        <w:t xml:space="preserve">            </w:t>
      </w:r>
      <w:r>
        <w:rPr>
          <w:color w:val="CC7832"/>
        </w:rPr>
        <w:t xml:space="preserve">for </w:t>
      </w:r>
      <w:r>
        <w:rPr>
          <w:color w:val="A9B7C6"/>
        </w:rPr>
        <w:t xml:space="preserve">gene </w:t>
      </w:r>
      <w:r>
        <w:rPr>
          <w:color w:val="CC7832"/>
        </w:rPr>
        <w:t xml:space="preserve">in </w:t>
      </w:r>
      <w:r>
        <w:rPr>
          <w:color w:val="8888C6"/>
        </w:rPr>
        <w:t>range</w:t>
      </w:r>
      <w:r>
        <w:rPr>
          <w:color w:val="A9B7C6"/>
        </w:rPr>
        <w:t>(</w:t>
      </w:r>
      <w:r>
        <w:rPr>
          <w:color w:val="94558D"/>
        </w:rPr>
        <w:t>self</w:t>
      </w:r>
      <w:r>
        <w:rPr>
          <w:color w:val="A9B7C6"/>
        </w:rPr>
        <w:t>.GENOME_LENGTH):</w:t>
      </w:r>
      <w:r>
        <w:rPr>
          <w:color w:val="A9B7C6"/>
        </w:rPr>
        <w:br/>
        <w:t xml:space="preserve">                </w:t>
      </w:r>
      <w:r>
        <w:rPr>
          <w:color w:val="CC7832"/>
        </w:rPr>
        <w:t xml:space="preserve">if </w:t>
      </w:r>
      <w:r>
        <w:rPr>
          <w:color w:val="A9B7C6"/>
        </w:rPr>
        <w:t>optimal_genotype.genes[chromosome][gene] == individual_genotype.genes[chromosome][gene]:</w:t>
      </w:r>
      <w:r>
        <w:rPr>
          <w:color w:val="A9B7C6"/>
        </w:rPr>
        <w:br/>
        <w:t xml:space="preserve">                    </w:t>
      </w:r>
      <w:r>
        <w:rPr>
          <w:color w:val="CC7832"/>
        </w:rPr>
        <w:t>continue</w:t>
      </w:r>
      <w:r>
        <w:rPr>
          <w:color w:val="CC7832"/>
        </w:rPr>
        <w:br/>
        <w:t xml:space="preserve">                else</w:t>
      </w:r>
      <w:r>
        <w:rPr>
          <w:color w:val="A9B7C6"/>
        </w:rPr>
        <w:t>:</w:t>
      </w:r>
      <w:r>
        <w:rPr>
          <w:color w:val="A9B7C6"/>
        </w:rPr>
        <w:br/>
        <w:t xml:space="preserve">                    individual_genotype.fitness -= </w:t>
      </w:r>
      <w:r>
        <w:rPr>
          <w:color w:val="6897BB"/>
        </w:rPr>
        <w:t>1</w:t>
      </w:r>
      <w:r>
        <w:rPr>
          <w:color w:val="6897BB"/>
        </w:rPr>
        <w:br/>
      </w:r>
      <w:r>
        <w:rPr>
          <w:color w:val="6897BB"/>
        </w:rPr>
        <w:br/>
        <w:t xml:space="preserve">    </w:t>
      </w:r>
      <w:r>
        <w:rPr>
          <w:color w:val="CC7832"/>
        </w:rPr>
        <w:t xml:space="preserve">def </w:t>
      </w:r>
      <w:r>
        <w:rPr>
          <w:color w:val="FFC66D"/>
        </w:rPr>
        <w:t>get_max_fitness</w:t>
      </w:r>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A method that returns the maximum fitness in a given population.</w:t>
      </w:r>
      <w:r>
        <w:rPr>
          <w:i/>
          <w:iCs/>
          <w:color w:val="629755"/>
        </w:rPr>
        <w:br/>
      </w:r>
      <w:r>
        <w:rPr>
          <w:i/>
          <w:iCs/>
          <w:color w:val="629755"/>
        </w:rPr>
        <w:br/>
        <w:t xml:space="preserve">        </w:t>
      </w:r>
      <w:r>
        <w:rPr>
          <w:b/>
          <w:bCs/>
          <w:i/>
          <w:iCs/>
          <w:color w:val="629755"/>
        </w:rPr>
        <w:t>:param</w:t>
      </w:r>
      <w:r>
        <w:rPr>
          <w:i/>
          <w:iCs/>
          <w:color w:val="629755"/>
        </w:rPr>
        <w:t xml:space="preserve"> population: an array of Genotype objects.</w:t>
      </w:r>
      <w:r>
        <w:rPr>
          <w:i/>
          <w:iCs/>
          <w:color w:val="629755"/>
        </w:rPr>
        <w:br/>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return </w:t>
      </w:r>
      <w:r>
        <w:rPr>
          <w:color w:val="8888C6"/>
        </w:rPr>
        <w:t>max</w:t>
      </w:r>
      <w:r>
        <w:rPr>
          <w:color w:val="A9B7C6"/>
        </w:rPr>
        <w:t xml:space="preserve">(individual.fitness </w:t>
      </w:r>
      <w:r>
        <w:rPr>
          <w:color w:val="CC7832"/>
        </w:rPr>
        <w:t xml:space="preserve">for </w:t>
      </w:r>
      <w:r>
        <w:rPr>
          <w:color w:val="A9B7C6"/>
        </w:rPr>
        <w:t xml:space="preserve">individual </w:t>
      </w:r>
      <w:r>
        <w:rPr>
          <w:color w:val="CC7832"/>
        </w:rPr>
        <w:t xml:space="preserve">in </w:t>
      </w:r>
      <w:r>
        <w:rPr>
          <w:color w:val="A9B7C6"/>
        </w:rPr>
        <w:t>population)</w:t>
      </w:r>
      <w:r>
        <w:rPr>
          <w:color w:val="A9B7C6"/>
        </w:rPr>
        <w:br/>
      </w:r>
      <w:r>
        <w:rPr>
          <w:color w:val="A9B7C6"/>
        </w:rPr>
        <w:br/>
        <w:t xml:space="preserve">    </w:t>
      </w:r>
      <w:r>
        <w:rPr>
          <w:color w:val="CC7832"/>
        </w:rPr>
        <w:t xml:space="preserve">def </w:t>
      </w:r>
      <w:r>
        <w:rPr>
          <w:color w:val="FFC66D"/>
        </w:rPr>
        <w:t>get_max_fitness_genotype</w:t>
      </w:r>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A method that returns the individual with the maximum fitness in a given population.</w:t>
      </w:r>
      <w:r>
        <w:rPr>
          <w:i/>
          <w:iCs/>
          <w:color w:val="629755"/>
        </w:rPr>
        <w:br/>
      </w:r>
      <w:r>
        <w:rPr>
          <w:i/>
          <w:iCs/>
          <w:color w:val="629755"/>
        </w:rPr>
        <w:br/>
        <w:t xml:space="preserve">        </w:t>
      </w:r>
      <w:r>
        <w:rPr>
          <w:b/>
          <w:bCs/>
          <w:i/>
          <w:iCs/>
          <w:color w:val="629755"/>
        </w:rPr>
        <w:t>:param</w:t>
      </w:r>
      <w:r>
        <w:rPr>
          <w:i/>
          <w:iCs/>
          <w:color w:val="629755"/>
        </w:rPr>
        <w:t xml:space="preserve"> population: an array of Genotype objects.</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r>
        <w:rPr>
          <w:color w:val="A9B7C6"/>
        </w:rPr>
        <w:t>population.sort(</w:t>
      </w:r>
      <w:r>
        <w:rPr>
          <w:color w:val="AA4926"/>
        </w:rPr>
        <w:t>key</w:t>
      </w:r>
      <w:r>
        <w:rPr>
          <w:color w:val="A9B7C6"/>
        </w:rPr>
        <w:t>=</w:t>
      </w:r>
      <w:r>
        <w:rPr>
          <w:color w:val="CC7832"/>
        </w:rPr>
        <w:t xml:space="preserve">lambda </w:t>
      </w:r>
      <w:r>
        <w:rPr>
          <w:color w:val="A9B7C6"/>
        </w:rPr>
        <w:t>x: x.fitness</w:t>
      </w:r>
      <w:r>
        <w:rPr>
          <w:color w:val="CC7832"/>
        </w:rPr>
        <w:t xml:space="preserve">, </w:t>
      </w:r>
      <w:r>
        <w:rPr>
          <w:color w:val="AA4926"/>
        </w:rPr>
        <w:t>reverse</w:t>
      </w:r>
      <w:r>
        <w:rPr>
          <w:color w:val="A9B7C6"/>
        </w:rPr>
        <w:t>=</w:t>
      </w:r>
      <w:r>
        <w:rPr>
          <w:color w:val="CC7832"/>
        </w:rPr>
        <w:t>True</w:t>
      </w:r>
      <w:r>
        <w:rPr>
          <w:color w:val="A9B7C6"/>
        </w:rPr>
        <w:t>)</w:t>
      </w:r>
      <w:r>
        <w:rPr>
          <w:color w:val="A9B7C6"/>
        </w:rPr>
        <w:br/>
        <w:t xml:space="preserve">        </w:t>
      </w:r>
      <w:r>
        <w:rPr>
          <w:color w:val="CC7832"/>
        </w:rPr>
        <w:t xml:space="preserve">return </w:t>
      </w:r>
      <w:r>
        <w:rPr>
          <w:color w:val="A9B7C6"/>
        </w:rPr>
        <w:t>population[</w:t>
      </w:r>
      <w:r>
        <w:rPr>
          <w:color w:val="6897BB"/>
        </w:rPr>
        <w:t>0</w:t>
      </w:r>
      <w:r>
        <w:rPr>
          <w:color w:val="A9B7C6"/>
        </w:rPr>
        <w:t>]</w:t>
      </w:r>
    </w:p>
    <w:p w14:paraId="19433FEE"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1A7D52A2" w14:textId="632A284B"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Genotype</w:t>
      </w:r>
    </w:p>
    <w:p w14:paraId="63589FE8" w14:textId="59FB7F3D"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5017A615" w14:textId="77777777" w:rsidR="003425CF" w:rsidRDefault="003425CF" w:rsidP="003425CF">
      <w:pPr>
        <w:pStyle w:val="HTMLPreformatted"/>
        <w:shd w:val="clear" w:color="auto" w:fill="2B2B2B"/>
        <w:rPr>
          <w:color w:val="A9B7C6"/>
        </w:rPr>
      </w:pPr>
      <w:r>
        <w:rPr>
          <w:color w:val="CC7832"/>
        </w:rPr>
        <w:t xml:space="preserve">class </w:t>
      </w:r>
      <w:r>
        <w:rPr>
          <w:color w:val="A9B7C6"/>
        </w:rPr>
        <w:t>Genotype(Config):</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r>
        <w:rPr>
          <w:color w:val="A9B7C6"/>
        </w:rPr>
        <w:br/>
        <w:t xml:space="preserve">        </w:t>
      </w:r>
      <w:r>
        <w:rPr>
          <w:color w:val="94558D"/>
        </w:rPr>
        <w:t>self</w:t>
      </w:r>
      <w:r>
        <w:rPr>
          <w:color w:val="A9B7C6"/>
        </w:rPr>
        <w:t>.genes = [[random.randint(</w:t>
      </w:r>
      <w:r>
        <w:rPr>
          <w:color w:val="6897BB"/>
        </w:rPr>
        <w:t>0</w:t>
      </w:r>
      <w:r>
        <w:rPr>
          <w:color w:val="CC7832"/>
        </w:rPr>
        <w:t xml:space="preserve">, </w:t>
      </w:r>
      <w:r>
        <w:rPr>
          <w:color w:val="6897BB"/>
        </w:rPr>
        <w:t>1</w:t>
      </w:r>
      <w:r>
        <w:rPr>
          <w:color w:val="A9B7C6"/>
        </w:rPr>
        <w:t xml:space="preserve">) </w:t>
      </w:r>
      <w:r>
        <w:rPr>
          <w:color w:val="CC7832"/>
        </w:rPr>
        <w:t xml:space="preserve">for </w:t>
      </w:r>
      <w:r>
        <w:rPr>
          <w:color w:val="72737A"/>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94558D"/>
        </w:rPr>
        <w:t>self</w:t>
      </w:r>
      <w:r>
        <w:rPr>
          <w:color w:val="A9B7C6"/>
        </w:rPr>
        <w:t>.GENOME_LENGTH)]</w:t>
      </w:r>
      <w:r>
        <w:rPr>
          <w:color w:val="A9B7C6"/>
        </w:rPr>
        <w:br/>
        <w:t xml:space="preserve">                      </w:t>
      </w:r>
      <w:r>
        <w:rPr>
          <w:color w:val="CC7832"/>
        </w:rPr>
        <w:t xml:space="preserve">for </w:t>
      </w:r>
      <w:r>
        <w:rPr>
          <w:color w:val="72737A"/>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94558D"/>
        </w:rPr>
        <w:t>self</w:t>
      </w:r>
      <w:r>
        <w:rPr>
          <w:color w:val="A9B7C6"/>
        </w:rPr>
        <w:t>.GENOME_LENGTH)]</w:t>
      </w:r>
      <w:r>
        <w:rPr>
          <w:color w:val="A9B7C6"/>
        </w:rPr>
        <w:br/>
        <w:t xml:space="preserve">        </w:t>
      </w:r>
      <w:r>
        <w:rPr>
          <w:color w:val="94558D"/>
        </w:rPr>
        <w:t>self</w:t>
      </w:r>
      <w:r>
        <w:rPr>
          <w:color w:val="A9B7C6"/>
        </w:rPr>
        <w:t xml:space="preserve">.fitness = </w:t>
      </w:r>
      <w:r>
        <w:rPr>
          <w:color w:val="6897BB"/>
        </w:rPr>
        <w:t>0</w:t>
      </w:r>
      <w:r>
        <w:rPr>
          <w:color w:val="6897BB"/>
        </w:rPr>
        <w:br/>
      </w:r>
      <w:r>
        <w:rPr>
          <w:color w:val="6897BB"/>
        </w:rPr>
        <w:br/>
        <w:t xml:space="preserve">    </w:t>
      </w:r>
      <w:r>
        <w:rPr>
          <w:color w:val="CC7832"/>
        </w:rPr>
        <w:t xml:space="preserve">def </w:t>
      </w:r>
      <w:r>
        <w:rPr>
          <w:color w:val="FFC66D"/>
        </w:rPr>
        <w:t>mutation</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Depending on config.MUTATION_PROBABILITY, we produce a random number between 0 and 1 to decide whether a</w:t>
      </w:r>
      <w:r>
        <w:rPr>
          <w:i/>
          <w:iCs/>
          <w:color w:val="629755"/>
        </w:rPr>
        <w:br/>
        <w:t xml:space="preserve">        mutation for the specific gene should take place or not. Mutation is the reversal of 0 to 1, and 1 to 0.</w:t>
      </w:r>
      <w:r>
        <w:rPr>
          <w:i/>
          <w:iCs/>
          <w:color w:val="629755"/>
        </w:rPr>
        <w:br/>
      </w:r>
      <w:r>
        <w:rPr>
          <w:i/>
          <w:iCs/>
          <w:color w:val="629755"/>
        </w:rPr>
        <w:br/>
        <w:t xml:space="preserve">        </w:t>
      </w:r>
      <w:r>
        <w:rPr>
          <w:b/>
          <w:bCs/>
          <w:i/>
          <w:iCs/>
          <w:color w:val="629755"/>
        </w:rPr>
        <w:t>:return</w:t>
      </w:r>
      <w:r>
        <w:rPr>
          <w:i/>
          <w:iCs/>
          <w:color w:val="629755"/>
        </w:rPr>
        <w:t>: void - method that only flips genes that should be mutated.</w:t>
      </w:r>
      <w:r>
        <w:rPr>
          <w:i/>
          <w:iCs/>
          <w:color w:val="629755"/>
        </w:rPr>
        <w:br/>
        <w:t xml:space="preserve">        """</w:t>
      </w:r>
      <w:r>
        <w:rPr>
          <w:i/>
          <w:iCs/>
          <w:color w:val="629755"/>
        </w:rPr>
        <w:br/>
        <w:t xml:space="preserve">        </w:t>
      </w:r>
      <w:r>
        <w:rPr>
          <w:color w:val="CC7832"/>
        </w:rPr>
        <w:t xml:space="preserve">for </w:t>
      </w:r>
      <w:r>
        <w:rPr>
          <w:color w:val="A9B7C6"/>
        </w:rPr>
        <w:t xml:space="preserve">chromosome </w:t>
      </w:r>
      <w:r>
        <w:rPr>
          <w:color w:val="CC7832"/>
        </w:rPr>
        <w:t xml:space="preserve">in </w:t>
      </w:r>
      <w:r>
        <w:rPr>
          <w:color w:val="8888C6"/>
        </w:rPr>
        <w:t>range</w:t>
      </w:r>
      <w:r>
        <w:rPr>
          <w:color w:val="A9B7C6"/>
        </w:rPr>
        <w:t>(</w:t>
      </w:r>
      <w:r>
        <w:rPr>
          <w:color w:val="94558D"/>
        </w:rPr>
        <w:t>self</w:t>
      </w:r>
      <w:r>
        <w:rPr>
          <w:color w:val="A9B7C6"/>
        </w:rPr>
        <w:t>.GENOME_LENGTH):</w:t>
      </w:r>
      <w:r>
        <w:rPr>
          <w:color w:val="A9B7C6"/>
        </w:rPr>
        <w:br/>
        <w:t xml:space="preserve">            </w:t>
      </w:r>
      <w:r>
        <w:rPr>
          <w:color w:val="CC7832"/>
        </w:rPr>
        <w:t xml:space="preserve">for </w:t>
      </w:r>
      <w:r>
        <w:rPr>
          <w:color w:val="A9B7C6"/>
        </w:rPr>
        <w:t xml:space="preserve">gene </w:t>
      </w:r>
      <w:r>
        <w:rPr>
          <w:color w:val="CC7832"/>
        </w:rPr>
        <w:t xml:space="preserve">in </w:t>
      </w:r>
      <w:r>
        <w:rPr>
          <w:color w:val="8888C6"/>
        </w:rPr>
        <w:t>range</w:t>
      </w:r>
      <w:r>
        <w:rPr>
          <w:color w:val="A9B7C6"/>
        </w:rPr>
        <w:t>(</w:t>
      </w:r>
      <w:r>
        <w:rPr>
          <w:color w:val="94558D"/>
        </w:rPr>
        <w:t>self</w:t>
      </w:r>
      <w:r>
        <w:rPr>
          <w:color w:val="A9B7C6"/>
        </w:rPr>
        <w:t>.GENOME_LENGTH):</w:t>
      </w:r>
      <w:r>
        <w:rPr>
          <w:color w:val="A9B7C6"/>
        </w:rPr>
        <w:br/>
        <w:t xml:space="preserve">                </w:t>
      </w:r>
      <w:r>
        <w:rPr>
          <w:color w:val="CC7832"/>
        </w:rPr>
        <w:t xml:space="preserve">if </w:t>
      </w:r>
      <w:r>
        <w:rPr>
          <w:color w:val="A9B7C6"/>
        </w:rPr>
        <w:t>random.uniform(</w:t>
      </w:r>
      <w:r>
        <w:rPr>
          <w:color w:val="6897BB"/>
        </w:rPr>
        <w:t>0</w:t>
      </w:r>
      <w:r>
        <w:rPr>
          <w:color w:val="CC7832"/>
        </w:rPr>
        <w:t xml:space="preserve">, </w:t>
      </w:r>
      <w:r>
        <w:rPr>
          <w:color w:val="6897BB"/>
        </w:rPr>
        <w:t>1</w:t>
      </w:r>
      <w:r>
        <w:rPr>
          <w:color w:val="A9B7C6"/>
        </w:rPr>
        <w:t xml:space="preserve">) &lt;= </w:t>
      </w:r>
      <w:r>
        <w:rPr>
          <w:color w:val="94558D"/>
        </w:rPr>
        <w:t>self</w:t>
      </w:r>
      <w:r>
        <w:rPr>
          <w:color w:val="A9B7C6"/>
        </w:rPr>
        <w:t>.MUTATION_PROBABILITY:</w:t>
      </w:r>
      <w:r>
        <w:rPr>
          <w:color w:val="A9B7C6"/>
        </w:rPr>
        <w:br/>
        <w:t xml:space="preserve">                    </w:t>
      </w:r>
      <w:r>
        <w:rPr>
          <w:color w:val="94558D"/>
        </w:rPr>
        <w:t>self</w:t>
      </w:r>
      <w:r>
        <w:rPr>
          <w:color w:val="A9B7C6"/>
        </w:rPr>
        <w:t xml:space="preserve">.genes[chromosome][gene] = </w:t>
      </w:r>
      <w:r>
        <w:rPr>
          <w:color w:val="94558D"/>
        </w:rPr>
        <w:t>self</w:t>
      </w:r>
      <w:r>
        <w:rPr>
          <w:color w:val="A9B7C6"/>
        </w:rPr>
        <w:t>.__mutate__(</w:t>
      </w:r>
      <w:r>
        <w:rPr>
          <w:color w:val="94558D"/>
        </w:rPr>
        <w:t>self</w:t>
      </w:r>
      <w:r>
        <w:rPr>
          <w:color w:val="A9B7C6"/>
        </w:rPr>
        <w:t>.genes[chromosome][gene])</w:t>
      </w:r>
      <w:r>
        <w:rPr>
          <w:color w:val="A9B7C6"/>
        </w:rPr>
        <w:br/>
      </w:r>
      <w:r>
        <w:rPr>
          <w:color w:val="A9B7C6"/>
        </w:rPr>
        <w:br/>
      </w:r>
      <w:r>
        <w:rPr>
          <w:color w:val="A9B7C6"/>
        </w:rPr>
        <w:lastRenderedPageBreak/>
        <w:t xml:space="preserve">    </w:t>
      </w:r>
      <w:r>
        <w:rPr>
          <w:color w:val="CC7832"/>
        </w:rPr>
        <w:t xml:space="preserve">def </w:t>
      </w:r>
      <w:r>
        <w:rPr>
          <w:color w:val="FFC66D"/>
        </w:rPr>
        <w:t>__mutate__</w:t>
      </w:r>
      <w:r>
        <w:rPr>
          <w:color w:val="A9B7C6"/>
        </w:rPr>
        <w:t>(</w:t>
      </w:r>
      <w:r>
        <w:rPr>
          <w:color w:val="94558D"/>
        </w:rPr>
        <w:t>self</w:t>
      </w:r>
      <w:r>
        <w:rPr>
          <w:color w:val="CC7832"/>
        </w:rPr>
        <w:t xml:space="preserve">, </w:t>
      </w:r>
      <w:r>
        <w:rPr>
          <w:color w:val="A9B7C6"/>
        </w:rPr>
        <w:t>gene):</w:t>
      </w:r>
      <w:r>
        <w:rPr>
          <w:color w:val="A9B7C6"/>
        </w:rPr>
        <w:br/>
        <w:t xml:space="preserve">        </w:t>
      </w:r>
      <w:r>
        <w:rPr>
          <w:i/>
          <w:iCs/>
          <w:color w:val="629755"/>
        </w:rPr>
        <w:t>"""</w:t>
      </w:r>
      <w:r>
        <w:rPr>
          <w:i/>
          <w:iCs/>
          <w:color w:val="629755"/>
        </w:rPr>
        <w:br/>
        <w:t xml:space="preserve">        Private method that handles the flipping of genes (i.e., mutation).</w:t>
      </w:r>
      <w:r>
        <w:rPr>
          <w:i/>
          <w:iCs/>
          <w:color w:val="629755"/>
        </w:rPr>
        <w:br/>
      </w:r>
      <w:r>
        <w:rPr>
          <w:i/>
          <w:iCs/>
          <w:color w:val="629755"/>
        </w:rPr>
        <w:br/>
        <w:t xml:space="preserve">        </w:t>
      </w:r>
      <w:r>
        <w:rPr>
          <w:b/>
          <w:bCs/>
          <w:i/>
          <w:iCs/>
          <w:color w:val="629755"/>
        </w:rPr>
        <w:t>:param</w:t>
      </w:r>
      <w:r>
        <w:rPr>
          <w:i/>
          <w:iCs/>
          <w:color w:val="629755"/>
        </w:rPr>
        <w:t xml:space="preserve"> gene: int.</w:t>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if </w:t>
      </w:r>
      <w:r>
        <w:rPr>
          <w:color w:val="A9B7C6"/>
        </w:rPr>
        <w:t xml:space="preserve">gene == </w:t>
      </w:r>
      <w:r>
        <w:rPr>
          <w:color w:val="6897BB"/>
        </w:rPr>
        <w:t>0</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return </w:t>
      </w:r>
      <w:r>
        <w:rPr>
          <w:color w:val="6897BB"/>
        </w:rPr>
        <w:t>0</w:t>
      </w:r>
    </w:p>
    <w:p w14:paraId="2A594AB8"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26D9FDB3" w14:textId="739DEA80"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Selection</w:t>
      </w:r>
    </w:p>
    <w:p w14:paraId="0C3A198E" w14:textId="2BF3032D"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3E9789F5" w14:textId="77777777" w:rsidR="003425CF" w:rsidRDefault="003425CF" w:rsidP="003425CF">
      <w:pPr>
        <w:pStyle w:val="HTMLPreformatted"/>
        <w:shd w:val="clear" w:color="auto" w:fill="2B2B2B"/>
        <w:rPr>
          <w:color w:val="A9B7C6"/>
        </w:rPr>
      </w:pPr>
      <w:r>
        <w:rPr>
          <w:color w:val="CC7832"/>
        </w:rPr>
        <w:t xml:space="preserve">class </w:t>
      </w:r>
      <w:r>
        <w:rPr>
          <w:color w:val="A9B7C6"/>
        </w:rPr>
        <w:t>Selection(Config):</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r>
        <w:rPr>
          <w:color w:val="A9B7C6"/>
        </w:rPr>
        <w:br/>
      </w:r>
      <w:r>
        <w:rPr>
          <w:color w:val="A9B7C6"/>
        </w:rPr>
        <w:br/>
        <w:t xml:space="preserve">    </w:t>
      </w:r>
      <w:r>
        <w:rPr>
          <w:color w:val="CC7832"/>
        </w:rPr>
        <w:t xml:space="preserve">def </w:t>
      </w:r>
      <w:r>
        <w:rPr>
          <w:color w:val="FFC66D"/>
        </w:rPr>
        <w:t>roulette_selection</w:t>
      </w:r>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For the selection operator we are using the roulette-wheel operator (read README for more information). This</w:t>
      </w:r>
      <w:r>
        <w:rPr>
          <w:i/>
          <w:iCs/>
          <w:color w:val="629755"/>
        </w:rPr>
        <w:br/>
        <w:t xml:space="preserve">        method is selecting an individual from the population that will be used to create offspring for the next</w:t>
      </w:r>
      <w:r>
        <w:rPr>
          <w:i/>
          <w:iCs/>
          <w:color w:val="629755"/>
        </w:rPr>
        <w:br/>
        <w:t xml:space="preserve">        generation.</w:t>
      </w:r>
      <w:r>
        <w:rPr>
          <w:i/>
          <w:iCs/>
          <w:color w:val="629755"/>
        </w:rPr>
        <w:br/>
      </w:r>
      <w:r>
        <w:rPr>
          <w:i/>
          <w:iCs/>
          <w:color w:val="629755"/>
        </w:rPr>
        <w:br/>
        <w:t xml:space="preserve">        </w:t>
      </w:r>
      <w:r>
        <w:rPr>
          <w:b/>
          <w:bCs/>
          <w:i/>
          <w:iCs/>
          <w:color w:val="629755"/>
        </w:rPr>
        <w:t>:return</w:t>
      </w:r>
      <w:r>
        <w:rPr>
          <w:i/>
          <w:iCs/>
          <w:color w:val="629755"/>
        </w:rPr>
        <w:t>: Genotype object.</w:t>
      </w:r>
      <w:r>
        <w:rPr>
          <w:i/>
          <w:iCs/>
          <w:color w:val="629755"/>
        </w:rPr>
        <w:br/>
        <w:t xml:space="preserve">        """</w:t>
      </w:r>
      <w:r>
        <w:rPr>
          <w:i/>
          <w:iCs/>
          <w:color w:val="629755"/>
        </w:rPr>
        <w:br/>
        <w:t xml:space="preserve">        </w:t>
      </w:r>
      <w:r>
        <w:rPr>
          <w:color w:val="A9B7C6"/>
        </w:rPr>
        <w:t xml:space="preserve">cumulative_fitness = </w:t>
      </w:r>
      <w:r>
        <w:rPr>
          <w:color w:val="8888C6"/>
        </w:rPr>
        <w:t>sum</w:t>
      </w:r>
      <w:r>
        <w:rPr>
          <w:color w:val="A9B7C6"/>
        </w:rPr>
        <w:t xml:space="preserve">(individual.fitness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selection_probability = [individual.fitness/cumulative_fitness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w:t>
      </w:r>
      <w:r>
        <w:rPr>
          <w:color w:val="CC7832"/>
        </w:rPr>
        <w:t xml:space="preserve">return </w:t>
      </w:r>
      <w:r>
        <w:rPr>
          <w:color w:val="A9B7C6"/>
        </w:rPr>
        <w:t>population[npr.choice(</w:t>
      </w:r>
      <w:r>
        <w:rPr>
          <w:color w:val="8888C6"/>
        </w:rPr>
        <w:t>len</w:t>
      </w:r>
      <w:r>
        <w:rPr>
          <w:color w:val="A9B7C6"/>
        </w:rPr>
        <w:t>(population)</w:t>
      </w:r>
      <w:r>
        <w:rPr>
          <w:color w:val="CC7832"/>
        </w:rPr>
        <w:t xml:space="preserve">, </w:t>
      </w:r>
      <w:r>
        <w:rPr>
          <w:color w:val="AA4926"/>
        </w:rPr>
        <w:t>p</w:t>
      </w:r>
      <w:r>
        <w:rPr>
          <w:color w:val="A9B7C6"/>
        </w:rPr>
        <w:t>=selection_probability)]</w:t>
      </w:r>
    </w:p>
    <w:p w14:paraId="5C632909"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49B9B134" w14:textId="54483BD5" w:rsidR="003425CF" w:rsidRPr="003425CF" w:rsidRDefault="003425CF" w:rsidP="003425CF">
      <w:pPr>
        <w:autoSpaceDE w:val="0"/>
        <w:autoSpaceDN w:val="0"/>
        <w:adjustRightInd w:val="0"/>
        <w:spacing w:line="276" w:lineRule="auto"/>
        <w:jc w:val="both"/>
        <w:rPr>
          <w:rFonts w:ascii="Arial" w:hAnsi="Arial" w:cs="Arial"/>
          <w:lang w:val="en-US"/>
        </w:rPr>
      </w:pPr>
      <w:r w:rsidRPr="003425CF">
        <w:rPr>
          <w:rFonts w:ascii="Arial" w:hAnsi="Arial" w:cs="Arial"/>
          <w:lang w:val="en-US"/>
        </w:rPr>
        <w:t>Helper functions</w:t>
      </w:r>
    </w:p>
    <w:p w14:paraId="1370C268"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33F7F0C2" w14:textId="77777777" w:rsidR="003425CF" w:rsidRDefault="003425CF" w:rsidP="003425CF">
      <w:pPr>
        <w:pStyle w:val="HTMLPreformatted"/>
        <w:shd w:val="clear" w:color="auto" w:fill="2B2B2B"/>
        <w:rPr>
          <w:color w:val="A9B7C6"/>
        </w:rPr>
      </w:pPr>
      <w:r>
        <w:rPr>
          <w:color w:val="CC7832"/>
        </w:rPr>
        <w:t xml:space="preserve">def </w:t>
      </w:r>
      <w:r>
        <w:rPr>
          <w:color w:val="FFC66D"/>
        </w:rPr>
        <w:t>save_binary_array</w:t>
      </w:r>
      <w:r>
        <w:rPr>
          <w:color w:val="A9B7C6"/>
        </w:rPr>
        <w:t>(binary_array</w:t>
      </w:r>
      <w:r>
        <w:rPr>
          <w:color w:val="CC7832"/>
        </w:rPr>
        <w:t xml:space="preserve">, </w:t>
      </w:r>
      <w:r>
        <w:rPr>
          <w:color w:val="A9B7C6"/>
        </w:rPr>
        <w:t>index):</w:t>
      </w:r>
      <w:r>
        <w:rPr>
          <w:color w:val="A9B7C6"/>
        </w:rPr>
        <w:br/>
        <w:t xml:space="preserve">    </w:t>
      </w:r>
      <w:r>
        <w:rPr>
          <w:i/>
          <w:iCs/>
          <w:color w:val="629755"/>
        </w:rPr>
        <w:t>"""</w:t>
      </w:r>
      <w:r>
        <w:rPr>
          <w:i/>
          <w:iCs/>
          <w:color w:val="629755"/>
        </w:rPr>
        <w:br/>
        <w:t xml:space="preserve">    Helper function that saves a binary array in a txt file.</w:t>
      </w:r>
      <w:r>
        <w:rPr>
          <w:i/>
          <w:iCs/>
          <w:color w:val="629755"/>
        </w:rPr>
        <w:br/>
      </w:r>
      <w:r>
        <w:rPr>
          <w:i/>
          <w:iCs/>
          <w:color w:val="629755"/>
        </w:rPr>
        <w:br/>
        <w:t xml:space="preserve">    </w:t>
      </w:r>
      <w:r>
        <w:rPr>
          <w:b/>
          <w:bCs/>
          <w:i/>
          <w:iCs/>
          <w:color w:val="629755"/>
        </w:rPr>
        <w:t>:param</w:t>
      </w:r>
      <w:r>
        <w:rPr>
          <w:i/>
          <w:iCs/>
          <w:color w:val="629755"/>
        </w:rPr>
        <w:t xml:space="preserve"> index: int. Used to number an array that's being saved.</w:t>
      </w:r>
      <w:r>
        <w:rPr>
          <w:i/>
          <w:iCs/>
          <w:color w:val="629755"/>
        </w:rPr>
        <w:br/>
        <w:t xml:space="preserve">    </w:t>
      </w:r>
      <w:r>
        <w:rPr>
          <w:b/>
          <w:bCs/>
          <w:i/>
          <w:iCs/>
          <w:color w:val="629755"/>
        </w:rPr>
        <w:t>:param</w:t>
      </w:r>
      <w:r>
        <w:rPr>
          <w:i/>
          <w:iCs/>
          <w:color w:val="629755"/>
        </w:rPr>
        <w:t xml:space="preserve"> binary_array: a 2d array.</w:t>
      </w:r>
      <w:r>
        <w:rPr>
          <w:i/>
          <w:iCs/>
          <w:color w:val="629755"/>
        </w:rPr>
        <w:br/>
      </w:r>
      <w:r>
        <w:rPr>
          <w:i/>
          <w:iCs/>
          <w:color w:val="629755"/>
        </w:rPr>
        <w:br/>
        <w:t xml:space="preserve">    </w:t>
      </w:r>
      <w:r>
        <w:rPr>
          <w:b/>
          <w:bCs/>
          <w:i/>
          <w:iCs/>
          <w:color w:val="629755"/>
        </w:rPr>
        <w:t>:return</w:t>
      </w:r>
      <w:r>
        <w:rPr>
          <w:i/>
          <w:iCs/>
          <w:color w:val="629755"/>
        </w:rPr>
        <w:t>: txt file.</w:t>
      </w:r>
      <w:r>
        <w:rPr>
          <w:i/>
          <w:iCs/>
          <w:color w:val="629755"/>
        </w:rPr>
        <w:br/>
        <w:t xml:space="preserve">    """</w:t>
      </w:r>
      <w:r>
        <w:rPr>
          <w:i/>
          <w:iCs/>
          <w:color w:val="629755"/>
        </w:rPr>
        <w:br/>
        <w:t xml:space="preserve">    </w:t>
      </w:r>
      <w:r>
        <w:rPr>
          <w:color w:val="A9B7C6"/>
        </w:rPr>
        <w:t>np.savetxt(</w:t>
      </w:r>
      <w:r>
        <w:rPr>
          <w:color w:val="6A8759"/>
        </w:rPr>
        <w:t>f"binary_array_</w:t>
      </w:r>
      <w:r>
        <w:rPr>
          <w:color w:val="CC7832"/>
        </w:rPr>
        <w:t>{</w:t>
      </w:r>
      <w:r>
        <w:rPr>
          <w:color w:val="8888C6"/>
        </w:rPr>
        <w:t>str</w:t>
      </w:r>
      <w:r>
        <w:rPr>
          <w:color w:val="A9B7C6"/>
        </w:rPr>
        <w:t>(index)</w:t>
      </w:r>
      <w:r>
        <w:rPr>
          <w:color w:val="CC7832"/>
        </w:rPr>
        <w:t>}</w:t>
      </w:r>
      <w:r>
        <w:rPr>
          <w:color w:val="6A8759"/>
        </w:rPr>
        <w:t>.txt"</w:t>
      </w:r>
      <w:r>
        <w:rPr>
          <w:color w:val="CC7832"/>
        </w:rPr>
        <w:t xml:space="preserve">, </w:t>
      </w:r>
      <w:r>
        <w:rPr>
          <w:color w:val="A9B7C6"/>
        </w:rPr>
        <w:t>binary_array</w:t>
      </w:r>
      <w:r>
        <w:rPr>
          <w:color w:val="CC7832"/>
        </w:rPr>
        <w:t xml:space="preserve">, </w:t>
      </w:r>
      <w:r>
        <w:rPr>
          <w:color w:val="AA4926"/>
        </w:rPr>
        <w:t>fmt</w:t>
      </w:r>
      <w:r>
        <w:rPr>
          <w:color w:val="A9B7C6"/>
        </w:rPr>
        <w:t>=</w:t>
      </w:r>
      <w:r>
        <w:rPr>
          <w:color w:val="6A8759"/>
        </w:rPr>
        <w:t>'%d'</w:t>
      </w:r>
      <w:r>
        <w:rPr>
          <w:color w:val="A9B7C6"/>
        </w:rPr>
        <w:t>)</w:t>
      </w:r>
      <w:r>
        <w:rPr>
          <w:color w:val="A9B7C6"/>
        </w:rPr>
        <w:br/>
      </w:r>
      <w:r>
        <w:rPr>
          <w:color w:val="A9B7C6"/>
        </w:rPr>
        <w:br/>
      </w:r>
      <w:r>
        <w:rPr>
          <w:color w:val="A9B7C6"/>
        </w:rPr>
        <w:br/>
      </w:r>
      <w:r>
        <w:rPr>
          <w:color w:val="CC7832"/>
        </w:rPr>
        <w:t xml:space="preserve">def </w:t>
      </w:r>
      <w:r>
        <w:rPr>
          <w:color w:val="FFC66D"/>
        </w:rPr>
        <w:t>save_binary_image</w:t>
      </w:r>
      <w:r>
        <w:rPr>
          <w:color w:val="A9B7C6"/>
        </w:rPr>
        <w:t>(img</w:t>
      </w:r>
      <w:r>
        <w:rPr>
          <w:color w:val="CC7832"/>
        </w:rPr>
        <w:t xml:space="preserve">, </w:t>
      </w:r>
      <w:r>
        <w:rPr>
          <w:color w:val="A9B7C6"/>
        </w:rPr>
        <w:t>index</w:t>
      </w:r>
      <w:r>
        <w:rPr>
          <w:color w:val="CC7832"/>
        </w:rPr>
        <w:t xml:space="preserve">, </w:t>
      </w:r>
      <w:r>
        <w:rPr>
          <w:color w:val="A9B7C6"/>
        </w:rPr>
        <w:t>crossover_operator):</w:t>
      </w:r>
      <w:r>
        <w:rPr>
          <w:color w:val="A9B7C6"/>
        </w:rPr>
        <w:br/>
        <w:t xml:space="preserve">    </w:t>
      </w:r>
      <w:r>
        <w:rPr>
          <w:i/>
          <w:iCs/>
          <w:color w:val="629755"/>
        </w:rPr>
        <w:t>"""</w:t>
      </w:r>
      <w:r>
        <w:rPr>
          <w:i/>
          <w:iCs/>
          <w:color w:val="629755"/>
        </w:rPr>
        <w:br/>
        <w:t xml:space="preserve">    Helper function that saves a binary image as a png file.</w:t>
      </w:r>
      <w:r>
        <w:rPr>
          <w:i/>
          <w:iCs/>
          <w:color w:val="629755"/>
        </w:rPr>
        <w:br/>
      </w:r>
      <w:r>
        <w:rPr>
          <w:i/>
          <w:iCs/>
          <w:color w:val="629755"/>
        </w:rPr>
        <w:br/>
        <w:t xml:space="preserve">    </w:t>
      </w:r>
      <w:r>
        <w:rPr>
          <w:b/>
          <w:bCs/>
          <w:i/>
          <w:iCs/>
          <w:color w:val="629755"/>
        </w:rPr>
        <w:t>:param</w:t>
      </w:r>
      <w:r>
        <w:rPr>
          <w:i/>
          <w:iCs/>
          <w:color w:val="629755"/>
        </w:rPr>
        <w:t xml:space="preserve"> crossover_operator: character to be added to the front of the filename.</w:t>
      </w:r>
      <w:r>
        <w:rPr>
          <w:i/>
          <w:iCs/>
          <w:color w:val="629755"/>
        </w:rPr>
        <w:br/>
        <w:t xml:space="preserve">    </w:t>
      </w:r>
      <w:r>
        <w:rPr>
          <w:b/>
          <w:bCs/>
          <w:i/>
          <w:iCs/>
          <w:color w:val="629755"/>
        </w:rPr>
        <w:t>:param</w:t>
      </w:r>
      <w:r>
        <w:rPr>
          <w:i/>
          <w:iCs/>
          <w:color w:val="629755"/>
        </w:rPr>
        <w:t xml:space="preserve"> index: int. Used to number an image that's being saved.</w:t>
      </w:r>
      <w:r>
        <w:rPr>
          <w:i/>
          <w:iCs/>
          <w:color w:val="629755"/>
        </w:rPr>
        <w:br/>
        <w:t xml:space="preserve">    </w:t>
      </w:r>
      <w:r>
        <w:rPr>
          <w:b/>
          <w:bCs/>
          <w:i/>
          <w:iCs/>
          <w:color w:val="629755"/>
        </w:rPr>
        <w:t>:param</w:t>
      </w:r>
      <w:r>
        <w:rPr>
          <w:i/>
          <w:iCs/>
          <w:color w:val="629755"/>
        </w:rPr>
        <w:t xml:space="preserve"> img: a binary image.</w:t>
      </w:r>
      <w:r>
        <w:rPr>
          <w:i/>
          <w:iCs/>
          <w:color w:val="629755"/>
        </w:rPr>
        <w:br/>
      </w:r>
      <w:r>
        <w:rPr>
          <w:i/>
          <w:iCs/>
          <w:color w:val="629755"/>
        </w:rPr>
        <w:br/>
        <w:t xml:space="preserve">    </w:t>
      </w:r>
      <w:r>
        <w:rPr>
          <w:b/>
          <w:bCs/>
          <w:i/>
          <w:iCs/>
          <w:color w:val="629755"/>
        </w:rPr>
        <w:t>:return</w:t>
      </w:r>
      <w:r>
        <w:rPr>
          <w:i/>
          <w:iCs/>
          <w:color w:val="629755"/>
        </w:rPr>
        <w:t>: png file.</w:t>
      </w:r>
      <w:r>
        <w:rPr>
          <w:i/>
          <w:iCs/>
          <w:color w:val="629755"/>
        </w:rPr>
        <w:br/>
      </w:r>
      <w:r>
        <w:rPr>
          <w:i/>
          <w:iCs/>
          <w:color w:val="629755"/>
        </w:rPr>
        <w:lastRenderedPageBreak/>
        <w:t xml:space="preserve">    """</w:t>
      </w:r>
      <w:r>
        <w:rPr>
          <w:i/>
          <w:iCs/>
          <w:color w:val="629755"/>
        </w:rPr>
        <w:br/>
        <w:t xml:space="preserve">    </w:t>
      </w:r>
      <w:r>
        <w:rPr>
          <w:color w:val="A9B7C6"/>
        </w:rPr>
        <w:t xml:space="preserve">path = </w:t>
      </w:r>
      <w:r>
        <w:rPr>
          <w:color w:val="6A8759"/>
        </w:rPr>
        <w:t>'images'</w:t>
      </w:r>
      <w:r>
        <w:rPr>
          <w:color w:val="6A8759"/>
        </w:rPr>
        <w:br/>
        <w:t xml:space="preserve">    </w:t>
      </w:r>
      <w:r>
        <w:rPr>
          <w:color w:val="A9B7C6"/>
        </w:rPr>
        <w:t>cv2.imwrite(os.path.join(path</w:t>
      </w:r>
      <w:r>
        <w:rPr>
          <w:color w:val="CC7832"/>
        </w:rPr>
        <w:t xml:space="preserve">, </w:t>
      </w:r>
      <w:r>
        <w:rPr>
          <w:color w:val="6A8759"/>
        </w:rPr>
        <w:t>f"</w:t>
      </w:r>
      <w:r>
        <w:rPr>
          <w:color w:val="CC7832"/>
        </w:rPr>
        <w:t>{</w:t>
      </w:r>
      <w:r>
        <w:rPr>
          <w:color w:val="A9B7C6"/>
        </w:rPr>
        <w:t>crossover_operator</w:t>
      </w:r>
      <w:r>
        <w:rPr>
          <w:color w:val="CC7832"/>
        </w:rPr>
        <w:t>}</w:t>
      </w:r>
      <w:r>
        <w:rPr>
          <w:color w:val="6A8759"/>
        </w:rPr>
        <w:t>_binary_image_</w:t>
      </w:r>
      <w:r>
        <w:rPr>
          <w:color w:val="CC7832"/>
        </w:rPr>
        <w:t>{</w:t>
      </w:r>
      <w:r>
        <w:rPr>
          <w:color w:val="8888C6"/>
        </w:rPr>
        <w:t>str</w:t>
      </w:r>
      <w:r>
        <w:rPr>
          <w:color w:val="A9B7C6"/>
        </w:rPr>
        <w:t>(index)</w:t>
      </w:r>
      <w:r>
        <w:rPr>
          <w:color w:val="CC7832"/>
        </w:rPr>
        <w:t>}</w:t>
      </w:r>
      <w:r>
        <w:rPr>
          <w:color w:val="6A8759"/>
        </w:rPr>
        <w:t>.png"</w:t>
      </w:r>
      <w:r>
        <w:rPr>
          <w:color w:val="A9B7C6"/>
        </w:rPr>
        <w:t>)</w:t>
      </w:r>
      <w:r>
        <w:rPr>
          <w:color w:val="CC7832"/>
        </w:rPr>
        <w:t xml:space="preserve">, </w:t>
      </w:r>
      <w:r>
        <w:rPr>
          <w:color w:val="A9B7C6"/>
        </w:rPr>
        <w:t>img)</w:t>
      </w:r>
      <w:r>
        <w:rPr>
          <w:color w:val="A9B7C6"/>
        </w:rPr>
        <w:br/>
      </w:r>
      <w:r>
        <w:rPr>
          <w:color w:val="A9B7C6"/>
        </w:rPr>
        <w:br/>
      </w:r>
      <w:r>
        <w:rPr>
          <w:color w:val="A9B7C6"/>
        </w:rPr>
        <w:br/>
      </w:r>
      <w:r>
        <w:rPr>
          <w:color w:val="CC7832"/>
        </w:rPr>
        <w:t xml:space="preserve">def </w:t>
      </w:r>
      <w:r>
        <w:rPr>
          <w:color w:val="FFC66D"/>
        </w:rPr>
        <w:t>create_plot</w:t>
      </w:r>
      <w:r>
        <w:rPr>
          <w:color w:val="A9B7C6"/>
        </w:rPr>
        <w:t>(generation_list</w:t>
      </w:r>
      <w:r>
        <w:rPr>
          <w:color w:val="CC7832"/>
        </w:rPr>
        <w:t xml:space="preserve">, </w:t>
      </w:r>
      <w:r>
        <w:rPr>
          <w:color w:val="A9B7C6"/>
        </w:rPr>
        <w:t>fitness_list</w:t>
      </w:r>
      <w:r>
        <w:rPr>
          <w:color w:val="CC7832"/>
        </w:rPr>
        <w:t xml:space="preserve">, </w:t>
      </w:r>
      <w:r>
        <w:rPr>
          <w:color w:val="A9B7C6"/>
        </w:rPr>
        <w:t>crossover_operator):</w:t>
      </w:r>
      <w:r>
        <w:rPr>
          <w:color w:val="A9B7C6"/>
        </w:rPr>
        <w:br/>
        <w:t xml:space="preserve">    </w:t>
      </w:r>
      <w:r>
        <w:rPr>
          <w:i/>
          <w:iCs/>
          <w:color w:val="629755"/>
        </w:rPr>
        <w:t>"""</w:t>
      </w:r>
      <w:r>
        <w:rPr>
          <w:i/>
          <w:iCs/>
          <w:color w:val="629755"/>
        </w:rPr>
        <w:br/>
        <w:t xml:space="preserve">    Helper function that creates and saves a plot.</w:t>
      </w:r>
      <w:r>
        <w:rPr>
          <w:i/>
          <w:iCs/>
          <w:color w:val="629755"/>
        </w:rPr>
        <w:br/>
      </w:r>
      <w:r>
        <w:rPr>
          <w:i/>
          <w:iCs/>
          <w:color w:val="629755"/>
        </w:rPr>
        <w:br/>
        <w:t xml:space="preserve">    </w:t>
      </w:r>
      <w:r>
        <w:rPr>
          <w:b/>
          <w:bCs/>
          <w:i/>
          <w:iCs/>
          <w:color w:val="629755"/>
        </w:rPr>
        <w:t>:param</w:t>
      </w:r>
      <w:r>
        <w:rPr>
          <w:i/>
          <w:iCs/>
          <w:color w:val="629755"/>
        </w:rPr>
        <w:t xml:space="preserve"> crossover_operator: character to be added to the front of the filename.</w:t>
      </w:r>
      <w:r>
        <w:rPr>
          <w:i/>
          <w:iCs/>
          <w:color w:val="629755"/>
        </w:rPr>
        <w:br/>
        <w:t xml:space="preserve">    </w:t>
      </w:r>
      <w:r>
        <w:rPr>
          <w:b/>
          <w:bCs/>
          <w:i/>
          <w:iCs/>
          <w:color w:val="629755"/>
        </w:rPr>
        <w:t>:param</w:t>
      </w:r>
      <w:r>
        <w:rPr>
          <w:i/>
          <w:iCs/>
          <w:color w:val="629755"/>
        </w:rPr>
        <w:t xml:space="preserve"> generation_list: a list holding numbers of all generations.</w:t>
      </w:r>
      <w:r>
        <w:rPr>
          <w:i/>
          <w:iCs/>
          <w:color w:val="629755"/>
        </w:rPr>
        <w:br/>
        <w:t xml:space="preserve">    </w:t>
      </w:r>
      <w:r>
        <w:rPr>
          <w:b/>
          <w:bCs/>
          <w:i/>
          <w:iCs/>
          <w:color w:val="629755"/>
        </w:rPr>
        <w:t>:param</w:t>
      </w:r>
      <w:r>
        <w:rPr>
          <w:i/>
          <w:iCs/>
          <w:color w:val="629755"/>
        </w:rPr>
        <w:t xml:space="preserve"> fitness_list: a list holding the maximum fitness of each generation.</w:t>
      </w:r>
      <w:r>
        <w:rPr>
          <w:i/>
          <w:iCs/>
          <w:color w:val="629755"/>
        </w:rPr>
        <w:br/>
      </w:r>
      <w:r>
        <w:rPr>
          <w:i/>
          <w:iCs/>
          <w:color w:val="629755"/>
        </w:rPr>
        <w:br/>
        <w:t xml:space="preserve">    </w:t>
      </w:r>
      <w:r>
        <w:rPr>
          <w:b/>
          <w:bCs/>
          <w:i/>
          <w:iCs/>
          <w:color w:val="629755"/>
        </w:rPr>
        <w:t>:return</w:t>
      </w:r>
      <w:r>
        <w:rPr>
          <w:i/>
          <w:iCs/>
          <w:color w:val="629755"/>
        </w:rPr>
        <w:t>: a plot.</w:t>
      </w:r>
      <w:r>
        <w:rPr>
          <w:i/>
          <w:iCs/>
          <w:color w:val="629755"/>
        </w:rPr>
        <w:br/>
        <w:t xml:space="preserve">    """</w:t>
      </w:r>
      <w:r>
        <w:rPr>
          <w:i/>
          <w:iCs/>
          <w:color w:val="629755"/>
        </w:rPr>
        <w:br/>
        <w:t xml:space="preserve">    </w:t>
      </w:r>
      <w:r>
        <w:rPr>
          <w:color w:val="A9B7C6"/>
        </w:rPr>
        <w:t>plt.plot(generation_list</w:t>
      </w:r>
      <w:r>
        <w:rPr>
          <w:color w:val="CC7832"/>
        </w:rPr>
        <w:t xml:space="preserve">, </w:t>
      </w:r>
      <w:r>
        <w:rPr>
          <w:color w:val="A9B7C6"/>
        </w:rPr>
        <w:t>fitness_list)</w:t>
      </w:r>
      <w:r>
        <w:rPr>
          <w:color w:val="A9B7C6"/>
        </w:rPr>
        <w:br/>
        <w:t xml:space="preserve">    plt.xlabel(</w:t>
      </w:r>
      <w:r>
        <w:rPr>
          <w:color w:val="6A8759"/>
        </w:rPr>
        <w:t>"Generation"</w:t>
      </w:r>
      <w:r>
        <w:rPr>
          <w:color w:val="A9B7C6"/>
        </w:rPr>
        <w:t>)</w:t>
      </w:r>
      <w:r>
        <w:rPr>
          <w:color w:val="A9B7C6"/>
        </w:rPr>
        <w:br/>
        <w:t xml:space="preserve">    plt.ylabel(</w:t>
      </w:r>
      <w:r>
        <w:rPr>
          <w:color w:val="6A8759"/>
        </w:rPr>
        <w:t>"Fitness"</w:t>
      </w:r>
      <w:r>
        <w:rPr>
          <w:color w:val="A9B7C6"/>
        </w:rPr>
        <w:t>)</w:t>
      </w:r>
      <w:r>
        <w:rPr>
          <w:color w:val="A9B7C6"/>
        </w:rPr>
        <w:br/>
        <w:t xml:space="preserve">    path = </w:t>
      </w:r>
      <w:r>
        <w:rPr>
          <w:color w:val="6A8759"/>
        </w:rPr>
        <w:t>f"images/</w:t>
      </w:r>
      <w:r>
        <w:rPr>
          <w:color w:val="CC7832"/>
        </w:rPr>
        <w:t>{</w:t>
      </w:r>
      <w:r>
        <w:rPr>
          <w:color w:val="A9B7C6"/>
        </w:rPr>
        <w:t>crossover_operator</w:t>
      </w:r>
      <w:r>
        <w:rPr>
          <w:color w:val="CC7832"/>
        </w:rPr>
        <w:t>}</w:t>
      </w:r>
      <w:r>
        <w:rPr>
          <w:color w:val="6A8759"/>
        </w:rPr>
        <w:t>_plot.png"</w:t>
      </w:r>
      <w:r>
        <w:rPr>
          <w:color w:val="6A8759"/>
        </w:rPr>
        <w:br/>
        <w:t xml:space="preserve">    </w:t>
      </w:r>
      <w:r>
        <w:rPr>
          <w:color w:val="A9B7C6"/>
        </w:rPr>
        <w:t>plt.savefig(path)</w:t>
      </w:r>
      <w:r>
        <w:rPr>
          <w:color w:val="A9B7C6"/>
        </w:rPr>
        <w:br/>
        <w:t xml:space="preserve">    plt.show()</w:t>
      </w:r>
    </w:p>
    <w:p w14:paraId="7F409138" w14:textId="77777777" w:rsidR="0064409C" w:rsidRPr="003425CF" w:rsidRDefault="0064409C" w:rsidP="0064409C">
      <w:pPr>
        <w:rPr>
          <w:rFonts w:ascii="Arial" w:hAnsi="Arial" w:cs="Arial"/>
        </w:rPr>
      </w:pPr>
    </w:p>
    <w:p w14:paraId="1A8F4AAD" w14:textId="3E06C7FE" w:rsidR="00D55A1D" w:rsidRDefault="002C0B22" w:rsidP="0064409C">
      <w:pPr>
        <w:pStyle w:val="Heading1"/>
        <w:rPr>
          <w:rFonts w:cs="Arial"/>
          <w:lang w:val="en-US"/>
        </w:rPr>
      </w:pPr>
      <w:bookmarkStart w:id="99" w:name="_Toc113560284"/>
      <w:r w:rsidRPr="00584CC9">
        <w:rPr>
          <w:rFonts w:cs="Arial"/>
          <w:lang w:val="en-US"/>
        </w:rPr>
        <w:t>Appendix B – Test Reports</w:t>
      </w:r>
      <w:bookmarkEnd w:id="99"/>
    </w:p>
    <w:p w14:paraId="253343CD" w14:textId="77777777" w:rsidR="00497181" w:rsidRPr="00497181" w:rsidRDefault="00497181" w:rsidP="00497181">
      <w:pPr>
        <w:rPr>
          <w:lang w:val="en-US"/>
        </w:rPr>
      </w:pPr>
    </w:p>
    <w:p w14:paraId="61AEA3B2" w14:textId="522618B9" w:rsidR="009B58C3" w:rsidRDefault="009B58C3" w:rsidP="009B58C3">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sidRPr="009B58C3">
        <w:rPr>
          <w:rFonts w:ascii="Courier10PitchBT-Roman" w:hAnsi="Courier10PitchBT-Roman" w:cs="Courier10PitchBT-Roman"/>
        </w:rPr>
        <w:t>TestBinaryImage</w:t>
      </w:r>
    </w:p>
    <w:p w14:paraId="53915C65" w14:textId="77777777" w:rsidR="00A970EC" w:rsidRDefault="00A970EC" w:rsidP="009B58C3">
      <w:pPr>
        <w:autoSpaceDE w:val="0"/>
        <w:autoSpaceDN w:val="0"/>
        <w:adjustRightInd w:val="0"/>
        <w:spacing w:line="276" w:lineRule="auto"/>
        <w:jc w:val="both"/>
        <w:rPr>
          <w:rFonts w:ascii="Courier10PitchBT-Roman" w:hAnsi="Courier10PitchBT-Roman" w:cs="Courier10PitchBT-Roman"/>
        </w:rPr>
      </w:pPr>
    </w:p>
    <w:tbl>
      <w:tblPr>
        <w:tblStyle w:val="TableGrid"/>
        <w:tblW w:w="9128" w:type="dxa"/>
        <w:tblLook w:val="04A0" w:firstRow="1" w:lastRow="0" w:firstColumn="1" w:lastColumn="0" w:noHBand="0" w:noVBand="1"/>
      </w:tblPr>
      <w:tblGrid>
        <w:gridCol w:w="3725"/>
        <w:gridCol w:w="4053"/>
        <w:gridCol w:w="1350"/>
      </w:tblGrid>
      <w:tr w:rsidR="009B58C3" w14:paraId="32C5C9FE" w14:textId="77777777" w:rsidTr="009B58C3">
        <w:tc>
          <w:tcPr>
            <w:tcW w:w="3725" w:type="dxa"/>
          </w:tcPr>
          <w:p w14:paraId="0DDF0708" w14:textId="0FAD547C" w:rsidR="009B58C3" w:rsidRPr="009B58C3" w:rsidRDefault="009B58C3" w:rsidP="009B58C3">
            <w:pPr>
              <w:autoSpaceDE w:val="0"/>
              <w:autoSpaceDN w:val="0"/>
              <w:adjustRightInd w:val="0"/>
              <w:spacing w:line="276" w:lineRule="auto"/>
              <w:jc w:val="both"/>
              <w:rPr>
                <w:rFonts w:ascii="Arial" w:hAnsi="Arial" w:cs="Arial"/>
                <w:b/>
                <w:bCs/>
                <w:lang w:val="en-US"/>
              </w:rPr>
            </w:pPr>
            <w:r>
              <w:rPr>
                <w:rFonts w:ascii="Arial" w:hAnsi="Arial" w:cs="Arial"/>
                <w:b/>
                <w:bCs/>
                <w:lang w:val="en-US"/>
              </w:rPr>
              <w:t>Case ID</w:t>
            </w:r>
          </w:p>
        </w:tc>
        <w:tc>
          <w:tcPr>
            <w:tcW w:w="4053" w:type="dxa"/>
          </w:tcPr>
          <w:p w14:paraId="76A77964" w14:textId="2D6B711C" w:rsidR="009B58C3" w:rsidRPr="009B58C3" w:rsidRDefault="009B58C3" w:rsidP="009B58C3">
            <w:pPr>
              <w:autoSpaceDE w:val="0"/>
              <w:autoSpaceDN w:val="0"/>
              <w:adjustRightInd w:val="0"/>
              <w:spacing w:line="276" w:lineRule="auto"/>
              <w:jc w:val="both"/>
              <w:rPr>
                <w:rFonts w:ascii="Arial" w:hAnsi="Arial" w:cs="Arial"/>
                <w:b/>
                <w:bCs/>
                <w:lang w:val="en-US"/>
              </w:rPr>
            </w:pPr>
            <w:r w:rsidRPr="009B58C3">
              <w:rPr>
                <w:rFonts w:ascii="Arial" w:hAnsi="Arial" w:cs="Arial"/>
                <w:b/>
                <w:bCs/>
                <w:lang w:val="en-US"/>
              </w:rPr>
              <w:t>Test Case Details</w:t>
            </w:r>
          </w:p>
        </w:tc>
        <w:tc>
          <w:tcPr>
            <w:tcW w:w="1350" w:type="dxa"/>
          </w:tcPr>
          <w:p w14:paraId="2FF7069F" w14:textId="59101C9E" w:rsidR="009B58C3" w:rsidRPr="009B58C3" w:rsidRDefault="009B58C3" w:rsidP="009B58C3">
            <w:pPr>
              <w:autoSpaceDE w:val="0"/>
              <w:autoSpaceDN w:val="0"/>
              <w:adjustRightInd w:val="0"/>
              <w:spacing w:line="276" w:lineRule="auto"/>
              <w:jc w:val="both"/>
              <w:rPr>
                <w:rFonts w:ascii="Arial" w:hAnsi="Arial" w:cs="Arial"/>
                <w:b/>
                <w:bCs/>
                <w:lang w:val="en-US"/>
              </w:rPr>
            </w:pPr>
            <w:r w:rsidRPr="009B58C3">
              <w:rPr>
                <w:rFonts w:ascii="Arial" w:hAnsi="Arial" w:cs="Arial"/>
                <w:b/>
                <w:bCs/>
                <w:lang w:val="en-US"/>
              </w:rPr>
              <w:t>Pass/Fail</w:t>
            </w:r>
          </w:p>
        </w:tc>
      </w:tr>
      <w:tr w:rsidR="009B58C3" w14:paraId="1299EF91" w14:textId="77777777" w:rsidTr="009B58C3">
        <w:tc>
          <w:tcPr>
            <w:tcW w:w="3725" w:type="dxa"/>
          </w:tcPr>
          <w:p w14:paraId="45B02178" w14:textId="682B559F" w:rsidR="009B58C3" w:rsidRPr="009B58C3" w:rsidRDefault="009B58C3" w:rsidP="009B58C3">
            <w:pPr>
              <w:autoSpaceDE w:val="0"/>
              <w:autoSpaceDN w:val="0"/>
              <w:adjustRightInd w:val="0"/>
              <w:spacing w:line="276" w:lineRule="auto"/>
              <w:jc w:val="both"/>
              <w:rPr>
                <w:rFonts w:ascii="Arial" w:hAnsi="Arial" w:cs="Arial"/>
                <w:lang w:val="en-US"/>
              </w:rPr>
            </w:pPr>
            <w:r>
              <w:rPr>
                <w:rFonts w:ascii="Arial" w:hAnsi="Arial" w:cs="Arial"/>
                <w:lang w:val="en-US"/>
              </w:rPr>
              <w:t>create_random_binary_image1</w:t>
            </w:r>
          </w:p>
        </w:tc>
        <w:tc>
          <w:tcPr>
            <w:tcW w:w="4053" w:type="dxa"/>
          </w:tcPr>
          <w:p w14:paraId="6591767B" w14:textId="5E6C29AD"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generated has the specific ratio of black and white pixels (50% white, 50% black).</w:t>
            </w:r>
          </w:p>
        </w:tc>
        <w:tc>
          <w:tcPr>
            <w:tcW w:w="1350" w:type="dxa"/>
          </w:tcPr>
          <w:p w14:paraId="49D1D9B6" w14:textId="1D1A2D56"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7C8AD6A1" w14:textId="77777777" w:rsidTr="009B58C3">
        <w:tc>
          <w:tcPr>
            <w:tcW w:w="3725" w:type="dxa"/>
          </w:tcPr>
          <w:p w14:paraId="699E0696" w14:textId="7BDE9751" w:rsidR="009B58C3" w:rsidRPr="009B58C3" w:rsidRDefault="009B58C3" w:rsidP="009B58C3">
            <w:pPr>
              <w:autoSpaceDE w:val="0"/>
              <w:autoSpaceDN w:val="0"/>
              <w:adjustRightInd w:val="0"/>
              <w:spacing w:line="276" w:lineRule="auto"/>
              <w:jc w:val="both"/>
              <w:rPr>
                <w:rFonts w:ascii="Arial" w:hAnsi="Arial" w:cs="Arial"/>
                <w:lang w:val="en-US"/>
              </w:rPr>
            </w:pPr>
            <w:r>
              <w:rPr>
                <w:rFonts w:ascii="Arial" w:hAnsi="Arial" w:cs="Arial"/>
                <w:lang w:val="en-US"/>
              </w:rPr>
              <w:t>create_random_binary_image2</w:t>
            </w:r>
          </w:p>
        </w:tc>
        <w:tc>
          <w:tcPr>
            <w:tcW w:w="4053" w:type="dxa"/>
          </w:tcPr>
          <w:p w14:paraId="228BFA1D" w14:textId="63FDAA2F"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generated has the specific ratio of black and white pixels (70% white, 30% black).</w:t>
            </w:r>
          </w:p>
        </w:tc>
        <w:tc>
          <w:tcPr>
            <w:tcW w:w="1350" w:type="dxa"/>
          </w:tcPr>
          <w:p w14:paraId="75774B26" w14:textId="3D4EA342"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6FF0FE32" w14:textId="77777777" w:rsidTr="009B58C3">
        <w:tc>
          <w:tcPr>
            <w:tcW w:w="3725" w:type="dxa"/>
          </w:tcPr>
          <w:p w14:paraId="4A09C478" w14:textId="00EBEAF8"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binary_image_to_binary_array1</w:t>
            </w:r>
          </w:p>
        </w:tc>
        <w:tc>
          <w:tcPr>
            <w:tcW w:w="4053" w:type="dxa"/>
          </w:tcPr>
          <w:p w14:paraId="6C8987E0" w14:textId="3EC0E4CE"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the length of the array returned is of length 32.</w:t>
            </w:r>
          </w:p>
        </w:tc>
        <w:tc>
          <w:tcPr>
            <w:tcW w:w="1350" w:type="dxa"/>
          </w:tcPr>
          <w:p w14:paraId="5A68577B" w14:textId="09DBFADF"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4656AB28" w14:textId="77777777" w:rsidTr="009B58C3">
        <w:tc>
          <w:tcPr>
            <w:tcW w:w="3725" w:type="dxa"/>
          </w:tcPr>
          <w:p w14:paraId="1C6A77B5" w14:textId="7B10F479"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binary_image_to_binary_array2</w:t>
            </w:r>
          </w:p>
        </w:tc>
        <w:tc>
          <w:tcPr>
            <w:tcW w:w="4053" w:type="dxa"/>
          </w:tcPr>
          <w:p w14:paraId="4AD6604F" w14:textId="21290581"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the length of the array returned is of length 64.</w:t>
            </w:r>
          </w:p>
        </w:tc>
        <w:tc>
          <w:tcPr>
            <w:tcW w:w="1350" w:type="dxa"/>
          </w:tcPr>
          <w:p w14:paraId="47814C3D" w14:textId="5DC09966"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041A6095" w14:textId="77777777" w:rsidTr="009B58C3">
        <w:tc>
          <w:tcPr>
            <w:tcW w:w="3725" w:type="dxa"/>
          </w:tcPr>
          <w:p w14:paraId="13D344CC" w14:textId="4937BD90"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binary_array_to_binary_image1</w:t>
            </w:r>
          </w:p>
        </w:tc>
        <w:tc>
          <w:tcPr>
            <w:tcW w:w="4053" w:type="dxa"/>
          </w:tcPr>
          <w:p w14:paraId="0A822FD7" w14:textId="656DF6A8"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produced from a predefined 2d binary array, has the number of white pixels and the number of black pixels as specified (8 white pixels and 8 black pixels).</w:t>
            </w:r>
          </w:p>
        </w:tc>
        <w:tc>
          <w:tcPr>
            <w:tcW w:w="1350" w:type="dxa"/>
          </w:tcPr>
          <w:p w14:paraId="12DEB033" w14:textId="349029E5"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2EA5E9C9" w14:textId="2CDFEE8D" w:rsidR="009B58C3" w:rsidRDefault="009B58C3" w:rsidP="009B58C3">
      <w:pPr>
        <w:autoSpaceDE w:val="0"/>
        <w:autoSpaceDN w:val="0"/>
        <w:adjustRightInd w:val="0"/>
        <w:spacing w:line="276" w:lineRule="auto"/>
        <w:jc w:val="both"/>
        <w:rPr>
          <w:rFonts w:ascii="Arial" w:hAnsi="Arial" w:cs="Arial"/>
          <w:lang w:val="en-US"/>
        </w:rPr>
      </w:pPr>
    </w:p>
    <w:p w14:paraId="25CF5497" w14:textId="2493B4F1"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lastRenderedPageBreak/>
        <w:drawing>
          <wp:inline distT="0" distB="0" distL="0" distR="0" wp14:anchorId="51914450" wp14:editId="5F1EC66F">
            <wp:extent cx="4762500" cy="7210593"/>
            <wp:effectExtent l="0" t="0" r="0"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53"/>
                    <a:stretch>
                      <a:fillRect/>
                    </a:stretch>
                  </pic:blipFill>
                  <pic:spPr>
                    <a:xfrm>
                      <a:off x="0" y="0"/>
                      <a:ext cx="4768483" cy="7219651"/>
                    </a:xfrm>
                    <a:prstGeom prst="rect">
                      <a:avLst/>
                    </a:prstGeom>
                  </pic:spPr>
                </pic:pic>
              </a:graphicData>
            </a:graphic>
          </wp:inline>
        </w:drawing>
      </w:r>
    </w:p>
    <w:p w14:paraId="118960B6" w14:textId="77777777" w:rsidR="00AB5B31" w:rsidRDefault="00AB5B31" w:rsidP="009B58C3">
      <w:pPr>
        <w:autoSpaceDE w:val="0"/>
        <w:autoSpaceDN w:val="0"/>
        <w:adjustRightInd w:val="0"/>
        <w:spacing w:line="276" w:lineRule="auto"/>
        <w:jc w:val="both"/>
        <w:rPr>
          <w:rFonts w:ascii="Arial" w:hAnsi="Arial" w:cs="Arial"/>
          <w:lang w:val="en-US"/>
        </w:rPr>
      </w:pPr>
    </w:p>
    <w:p w14:paraId="79FEA35C" w14:textId="48C90223" w:rsidR="00A970EC" w:rsidRDefault="00A970EC" w:rsidP="009B58C3">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r w:rsidRPr="00A970EC">
        <w:rPr>
          <w:rFonts w:ascii="Courier10PitchBT-Roman" w:hAnsi="Courier10PitchBT-Roman" w:cs="Courier10PitchBT-Roman"/>
        </w:rPr>
        <w:t>TestCrossover</w:t>
      </w:r>
    </w:p>
    <w:p w14:paraId="6263CBE3" w14:textId="0A9262C4" w:rsidR="00A970EC" w:rsidRDefault="00A970EC" w:rsidP="009B58C3">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AB5B31" w14:paraId="3FB82B3C" w14:textId="77777777" w:rsidTr="00AB5B31">
        <w:tc>
          <w:tcPr>
            <w:tcW w:w="3685" w:type="dxa"/>
          </w:tcPr>
          <w:p w14:paraId="10EFC874" w14:textId="5EB26FE6"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59E9B320" w14:textId="7E7BC0F0" w:rsidR="00AB5B31" w:rsidRDefault="00AB5B31" w:rsidP="00AB5B31">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7589BA2C" w14:textId="6CA5B716" w:rsidR="00AB5B31" w:rsidRDefault="00AB5B31" w:rsidP="00AB5B31">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AB5B31" w14:paraId="7CC02740" w14:textId="77777777" w:rsidTr="00AB5B31">
        <w:tc>
          <w:tcPr>
            <w:tcW w:w="3685" w:type="dxa"/>
          </w:tcPr>
          <w:p w14:paraId="175F8360" w14:textId="5E22FC1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single_point_crossover1</w:t>
            </w:r>
          </w:p>
        </w:tc>
        <w:tc>
          <w:tcPr>
            <w:tcW w:w="4074" w:type="dxa"/>
          </w:tcPr>
          <w:p w14:paraId="463FC6E7" w14:textId="041C25C9"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4).</w:t>
            </w:r>
          </w:p>
        </w:tc>
        <w:tc>
          <w:tcPr>
            <w:tcW w:w="1257" w:type="dxa"/>
          </w:tcPr>
          <w:p w14:paraId="17BE5B45" w14:textId="3CE54ECA"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AB5B31" w14:paraId="6D935477" w14:textId="77777777" w:rsidTr="00AB5B31">
        <w:tc>
          <w:tcPr>
            <w:tcW w:w="3685" w:type="dxa"/>
          </w:tcPr>
          <w:p w14:paraId="72AEC380" w14:textId="5D89333D"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lastRenderedPageBreak/>
              <w:t>single_point_crossover2</w:t>
            </w:r>
          </w:p>
        </w:tc>
        <w:tc>
          <w:tcPr>
            <w:tcW w:w="4074" w:type="dxa"/>
          </w:tcPr>
          <w:p w14:paraId="358EEC14" w14:textId="577DC043"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offspring is the expected when random crossover point is predefined.</w:t>
            </w:r>
          </w:p>
        </w:tc>
        <w:tc>
          <w:tcPr>
            <w:tcW w:w="1257" w:type="dxa"/>
          </w:tcPr>
          <w:p w14:paraId="4703885E" w14:textId="2C0E859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AB5B31" w14:paraId="4AE4CEF2" w14:textId="77777777" w:rsidTr="00AB5B31">
        <w:tc>
          <w:tcPr>
            <w:tcW w:w="3685" w:type="dxa"/>
          </w:tcPr>
          <w:p w14:paraId="481C3CA9" w14:textId="64D6BBE5"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double_point_crossover1</w:t>
            </w:r>
          </w:p>
        </w:tc>
        <w:tc>
          <w:tcPr>
            <w:tcW w:w="4074" w:type="dxa"/>
          </w:tcPr>
          <w:p w14:paraId="7E4FFABB" w14:textId="28169F38"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6).</w:t>
            </w:r>
          </w:p>
        </w:tc>
        <w:tc>
          <w:tcPr>
            <w:tcW w:w="1257" w:type="dxa"/>
          </w:tcPr>
          <w:p w14:paraId="5D52C1E1" w14:textId="31E7C403"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r w:rsidR="00AB5B31" w14:paraId="732FD0EE" w14:textId="77777777" w:rsidTr="00AB5B31">
        <w:tc>
          <w:tcPr>
            <w:tcW w:w="3685" w:type="dxa"/>
          </w:tcPr>
          <w:p w14:paraId="46E3FD92" w14:textId="02636D1F"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double_point_crossover2</w:t>
            </w:r>
          </w:p>
        </w:tc>
        <w:tc>
          <w:tcPr>
            <w:tcW w:w="4074" w:type="dxa"/>
          </w:tcPr>
          <w:p w14:paraId="338393D8" w14:textId="5AD231F2"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offspring is the expected when random crossover point is predefined.</w:t>
            </w:r>
          </w:p>
        </w:tc>
        <w:tc>
          <w:tcPr>
            <w:tcW w:w="1257" w:type="dxa"/>
          </w:tcPr>
          <w:p w14:paraId="59CB9C16" w14:textId="23577BD6"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r w:rsidR="00AB5B31" w14:paraId="11EE0BF3" w14:textId="77777777" w:rsidTr="00AB5B31">
        <w:tc>
          <w:tcPr>
            <w:tcW w:w="3685" w:type="dxa"/>
          </w:tcPr>
          <w:p w14:paraId="0C6F2B9B" w14:textId="4CE1C15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uniform_crossover1</w:t>
            </w:r>
          </w:p>
        </w:tc>
        <w:tc>
          <w:tcPr>
            <w:tcW w:w="4074" w:type="dxa"/>
          </w:tcPr>
          <w:p w14:paraId="1FE89794" w14:textId="06E6E517"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4).</w:t>
            </w:r>
          </w:p>
        </w:tc>
        <w:tc>
          <w:tcPr>
            <w:tcW w:w="1257" w:type="dxa"/>
          </w:tcPr>
          <w:p w14:paraId="390BBA12" w14:textId="6E3684ED"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bl>
    <w:p w14:paraId="2CE3A50A" w14:textId="3AAF7CAC" w:rsidR="00A970EC" w:rsidRDefault="00A970EC" w:rsidP="009B58C3">
      <w:pPr>
        <w:autoSpaceDE w:val="0"/>
        <w:autoSpaceDN w:val="0"/>
        <w:adjustRightInd w:val="0"/>
        <w:spacing w:line="276" w:lineRule="auto"/>
        <w:jc w:val="both"/>
        <w:rPr>
          <w:rFonts w:ascii="Arial" w:hAnsi="Arial" w:cs="Arial"/>
          <w:lang w:val="en-US"/>
        </w:rPr>
      </w:pPr>
    </w:p>
    <w:p w14:paraId="794E9EFC" w14:textId="51D69494"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drawing>
          <wp:inline distT="0" distB="0" distL="0" distR="0" wp14:anchorId="300EDECA" wp14:editId="3A0B43B4">
            <wp:extent cx="5731510" cy="3713480"/>
            <wp:effectExtent l="0" t="0" r="254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4"/>
                    <a:stretch>
                      <a:fillRect/>
                    </a:stretch>
                  </pic:blipFill>
                  <pic:spPr>
                    <a:xfrm>
                      <a:off x="0" y="0"/>
                      <a:ext cx="5731510" cy="3713480"/>
                    </a:xfrm>
                    <a:prstGeom prst="rect">
                      <a:avLst/>
                    </a:prstGeom>
                  </pic:spPr>
                </pic:pic>
              </a:graphicData>
            </a:graphic>
          </wp:inline>
        </w:drawing>
      </w:r>
    </w:p>
    <w:p w14:paraId="6D9FAF79" w14:textId="17220C93" w:rsidR="00AB5B31"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lastRenderedPageBreak/>
        <w:drawing>
          <wp:inline distT="0" distB="0" distL="0" distR="0" wp14:anchorId="75642988" wp14:editId="7852AF75">
            <wp:extent cx="5731510" cy="493585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5"/>
                    <a:stretch>
                      <a:fillRect/>
                    </a:stretch>
                  </pic:blipFill>
                  <pic:spPr>
                    <a:xfrm>
                      <a:off x="0" y="0"/>
                      <a:ext cx="5731510" cy="4935855"/>
                    </a:xfrm>
                    <a:prstGeom prst="rect">
                      <a:avLst/>
                    </a:prstGeom>
                  </pic:spPr>
                </pic:pic>
              </a:graphicData>
            </a:graphic>
          </wp:inline>
        </w:drawing>
      </w:r>
    </w:p>
    <w:p w14:paraId="10491AA1" w14:textId="77777777" w:rsidR="00B77E1F" w:rsidRDefault="00B77E1F" w:rsidP="009B58C3">
      <w:pPr>
        <w:autoSpaceDE w:val="0"/>
        <w:autoSpaceDN w:val="0"/>
        <w:adjustRightInd w:val="0"/>
        <w:spacing w:line="276" w:lineRule="auto"/>
        <w:jc w:val="both"/>
        <w:rPr>
          <w:rFonts w:ascii="Arial" w:hAnsi="Arial" w:cs="Arial"/>
          <w:lang w:val="en-US"/>
        </w:rPr>
      </w:pPr>
    </w:p>
    <w:p w14:paraId="5DA1F83F" w14:textId="546641DC" w:rsidR="00AB5B31" w:rsidRDefault="00AB5B31" w:rsidP="00AB5B31">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r w:rsidR="001A18BB">
        <w:rPr>
          <w:rFonts w:ascii="Courier10PitchBT-Roman" w:hAnsi="Courier10PitchBT-Roman" w:cs="Courier10PitchBT-Roman"/>
        </w:rPr>
        <w:t>TestAlgorithm</w:t>
      </w:r>
    </w:p>
    <w:p w14:paraId="29BD74DC" w14:textId="77777777" w:rsidR="00AB5B31" w:rsidRDefault="00AB5B31" w:rsidP="00AB5B31">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AB5B31" w14:paraId="4EF655FF" w14:textId="77777777" w:rsidTr="0001268C">
        <w:tc>
          <w:tcPr>
            <w:tcW w:w="3685" w:type="dxa"/>
          </w:tcPr>
          <w:p w14:paraId="6438EBF2" w14:textId="77777777"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76C07C73" w14:textId="77777777" w:rsidR="00AB5B31" w:rsidRDefault="00AB5B31"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51734A4D" w14:textId="77777777" w:rsidR="00AB5B31" w:rsidRDefault="00AB5B31"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AB5B31" w14:paraId="672FB536" w14:textId="77777777" w:rsidTr="0001268C">
        <w:tc>
          <w:tcPr>
            <w:tcW w:w="3685" w:type="dxa"/>
          </w:tcPr>
          <w:p w14:paraId="5B4DF24C" w14:textId="1F922A48" w:rsidR="00AB5B31"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initialise1</w:t>
            </w:r>
          </w:p>
        </w:tc>
        <w:tc>
          <w:tcPr>
            <w:tcW w:w="4074" w:type="dxa"/>
          </w:tcPr>
          <w:p w14:paraId="58554592" w14:textId="55063EEB"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lang w:val="en-US"/>
              </w:rPr>
              <w:t xml:space="preserve">Test that the </w:t>
            </w:r>
            <w:r w:rsidR="001A18BB">
              <w:rPr>
                <w:rFonts w:ascii="Arial" w:hAnsi="Arial" w:cs="Arial"/>
                <w:lang w:val="en-US"/>
              </w:rPr>
              <w:t>length of the population generated and the chromosomes and genes of the individuals are as specified (200, 32 and 32 respectively).</w:t>
            </w:r>
          </w:p>
        </w:tc>
        <w:tc>
          <w:tcPr>
            <w:tcW w:w="1257" w:type="dxa"/>
          </w:tcPr>
          <w:p w14:paraId="5A5AC475" w14:textId="77777777"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1BDF3932" w14:textId="5F8F40F1" w:rsidR="00AB5B31" w:rsidRDefault="00AB5B31" w:rsidP="009B58C3">
      <w:pPr>
        <w:autoSpaceDE w:val="0"/>
        <w:autoSpaceDN w:val="0"/>
        <w:adjustRightInd w:val="0"/>
        <w:spacing w:line="276" w:lineRule="auto"/>
        <w:jc w:val="both"/>
        <w:rPr>
          <w:rFonts w:ascii="Arial" w:hAnsi="Arial" w:cs="Arial"/>
          <w:lang w:val="en-US"/>
        </w:rPr>
      </w:pPr>
    </w:p>
    <w:p w14:paraId="15BB4F12" w14:textId="34037234"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0340F2A3" wp14:editId="6DA8FE1A">
            <wp:extent cx="4420217" cy="1314633"/>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6"/>
                    <a:stretch>
                      <a:fillRect/>
                    </a:stretch>
                  </pic:blipFill>
                  <pic:spPr>
                    <a:xfrm>
                      <a:off x="0" y="0"/>
                      <a:ext cx="4420217" cy="1314633"/>
                    </a:xfrm>
                    <a:prstGeom prst="rect">
                      <a:avLst/>
                    </a:prstGeom>
                  </pic:spPr>
                </pic:pic>
              </a:graphicData>
            </a:graphic>
          </wp:inline>
        </w:drawing>
      </w:r>
    </w:p>
    <w:p w14:paraId="2BC4A579" w14:textId="320CE561" w:rsidR="001A18BB" w:rsidRDefault="001A18BB" w:rsidP="009B58C3">
      <w:pPr>
        <w:autoSpaceDE w:val="0"/>
        <w:autoSpaceDN w:val="0"/>
        <w:adjustRightInd w:val="0"/>
        <w:spacing w:line="276" w:lineRule="auto"/>
        <w:jc w:val="both"/>
        <w:rPr>
          <w:rFonts w:ascii="Arial" w:hAnsi="Arial" w:cs="Arial"/>
          <w:lang w:val="en-US"/>
        </w:rPr>
      </w:pPr>
    </w:p>
    <w:p w14:paraId="2FC621DF" w14:textId="661E258D" w:rsidR="001A18BB" w:rsidRDefault="001A18BB" w:rsidP="001A18BB">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r>
        <w:rPr>
          <w:rFonts w:ascii="Courier10PitchBT-Roman" w:hAnsi="Courier10PitchBT-Roman" w:cs="Courier10PitchBT-Roman"/>
        </w:rPr>
        <w:t>TestElitism</w:t>
      </w:r>
    </w:p>
    <w:p w14:paraId="5F0E3782" w14:textId="77777777" w:rsidR="001A18BB" w:rsidRDefault="001A18BB" w:rsidP="001A18BB">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1A18BB" w14:paraId="7D02AEE6" w14:textId="77777777" w:rsidTr="0001268C">
        <w:tc>
          <w:tcPr>
            <w:tcW w:w="3685" w:type="dxa"/>
          </w:tcPr>
          <w:p w14:paraId="3F746BB7"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70551E20"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0C7198E1"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1A18BB" w14:paraId="5019A0E4" w14:textId="77777777" w:rsidTr="0001268C">
        <w:tc>
          <w:tcPr>
            <w:tcW w:w="3685" w:type="dxa"/>
          </w:tcPr>
          <w:p w14:paraId="6AFCB27A" w14:textId="58369E21"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find_elites1</w:t>
            </w:r>
          </w:p>
        </w:tc>
        <w:tc>
          <w:tcPr>
            <w:tcW w:w="4074" w:type="dxa"/>
          </w:tcPr>
          <w:p w14:paraId="7B57D526" w14:textId="2729ED98"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returned 1 individual is the one of the best performing one.</w:t>
            </w:r>
          </w:p>
        </w:tc>
        <w:tc>
          <w:tcPr>
            <w:tcW w:w="1257" w:type="dxa"/>
          </w:tcPr>
          <w:p w14:paraId="7399031F"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6E63C69C" w14:textId="77777777" w:rsidTr="0001268C">
        <w:tc>
          <w:tcPr>
            <w:tcW w:w="3685" w:type="dxa"/>
          </w:tcPr>
          <w:p w14:paraId="267FDBC2" w14:textId="0EFF6784"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find_elites2</w:t>
            </w:r>
          </w:p>
        </w:tc>
        <w:tc>
          <w:tcPr>
            <w:tcW w:w="4074" w:type="dxa"/>
          </w:tcPr>
          <w:p w14:paraId="121E5D46" w14:textId="156FAA3E"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returned 2 individuals is the one of the two best performing ones.</w:t>
            </w:r>
          </w:p>
        </w:tc>
        <w:tc>
          <w:tcPr>
            <w:tcW w:w="1257" w:type="dxa"/>
          </w:tcPr>
          <w:p w14:paraId="31ED0EF6" w14:textId="4A04DC2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33C88C96" w14:textId="07290FB5" w:rsidR="001A18BB" w:rsidRDefault="001A18BB" w:rsidP="009B58C3">
      <w:pPr>
        <w:autoSpaceDE w:val="0"/>
        <w:autoSpaceDN w:val="0"/>
        <w:adjustRightInd w:val="0"/>
        <w:spacing w:line="276" w:lineRule="auto"/>
        <w:jc w:val="both"/>
        <w:rPr>
          <w:rFonts w:ascii="Arial" w:hAnsi="Arial" w:cs="Arial"/>
          <w:lang w:val="en-US"/>
        </w:rPr>
      </w:pPr>
    </w:p>
    <w:p w14:paraId="4D4C384B" w14:textId="74D9A807"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5D100B27" wp14:editId="79B47390">
            <wp:extent cx="5072440" cy="690562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7"/>
                    <a:stretch>
                      <a:fillRect/>
                    </a:stretch>
                  </pic:blipFill>
                  <pic:spPr>
                    <a:xfrm>
                      <a:off x="0" y="0"/>
                      <a:ext cx="5082185" cy="6918892"/>
                    </a:xfrm>
                    <a:prstGeom prst="rect">
                      <a:avLst/>
                    </a:prstGeom>
                  </pic:spPr>
                </pic:pic>
              </a:graphicData>
            </a:graphic>
          </wp:inline>
        </w:drawing>
      </w:r>
    </w:p>
    <w:p w14:paraId="045D916B" w14:textId="14A07B1C" w:rsidR="001A18BB" w:rsidRDefault="001A18BB" w:rsidP="009B58C3">
      <w:pPr>
        <w:autoSpaceDE w:val="0"/>
        <w:autoSpaceDN w:val="0"/>
        <w:adjustRightInd w:val="0"/>
        <w:spacing w:line="276" w:lineRule="auto"/>
        <w:jc w:val="both"/>
        <w:rPr>
          <w:rFonts w:ascii="Arial" w:hAnsi="Arial" w:cs="Arial"/>
          <w:lang w:val="en-US"/>
        </w:rPr>
      </w:pPr>
    </w:p>
    <w:p w14:paraId="64DE0F00" w14:textId="7B656146" w:rsidR="001A18BB" w:rsidRDefault="001A18BB" w:rsidP="001A18BB">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r>
        <w:rPr>
          <w:rFonts w:ascii="Courier10PitchBT-Roman" w:hAnsi="Courier10PitchBT-Roman" w:cs="Courier10PitchBT-Roman"/>
        </w:rPr>
        <w:t>TestFitness</w:t>
      </w:r>
    </w:p>
    <w:p w14:paraId="35F25814" w14:textId="77777777" w:rsidR="001A18BB" w:rsidRDefault="001A18BB" w:rsidP="001A18BB">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1A18BB" w14:paraId="38ADBC93" w14:textId="77777777" w:rsidTr="0001268C">
        <w:tc>
          <w:tcPr>
            <w:tcW w:w="3685" w:type="dxa"/>
          </w:tcPr>
          <w:p w14:paraId="2D29D261"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3878A848"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07DCB238"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1A18BB" w14:paraId="5273052F" w14:textId="77777777" w:rsidTr="0001268C">
        <w:tc>
          <w:tcPr>
            <w:tcW w:w="3685" w:type="dxa"/>
          </w:tcPr>
          <w:p w14:paraId="7C283003" w14:textId="288AF266"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evaluate_fitness1</w:t>
            </w:r>
          </w:p>
        </w:tc>
        <w:tc>
          <w:tcPr>
            <w:tcW w:w="4074" w:type="dxa"/>
          </w:tcPr>
          <w:p w14:paraId="2CC6D069" w14:textId="7C33E08C"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returned fitness of the individual is equal to 5, as</w:t>
            </w:r>
            <w:r w:rsidR="00203090">
              <w:rPr>
                <w:rFonts w:ascii="Arial" w:hAnsi="Arial" w:cs="Arial"/>
                <w:lang w:val="en-US"/>
              </w:rPr>
              <w:t xml:space="preserve"> set by the programmer.</w:t>
            </w:r>
          </w:p>
        </w:tc>
        <w:tc>
          <w:tcPr>
            <w:tcW w:w="1257" w:type="dxa"/>
          </w:tcPr>
          <w:p w14:paraId="62362695"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1DDC468E" w14:textId="77777777" w:rsidTr="0001268C">
        <w:tc>
          <w:tcPr>
            <w:tcW w:w="3685" w:type="dxa"/>
          </w:tcPr>
          <w:p w14:paraId="219ABADC" w14:textId="7581F643"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get_max_fitness1</w:t>
            </w:r>
          </w:p>
        </w:tc>
        <w:tc>
          <w:tcPr>
            <w:tcW w:w="4074" w:type="dxa"/>
          </w:tcPr>
          <w:p w14:paraId="47FF5B25" w14:textId="3DA57E64"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 xml:space="preserve">Test that </w:t>
            </w:r>
            <w:r w:rsidR="00203090">
              <w:rPr>
                <w:rFonts w:ascii="Arial" w:hAnsi="Arial" w:cs="Arial"/>
                <w:lang w:val="en-US"/>
              </w:rPr>
              <w:t>the returned value of fitness is the maximum one in a population of individuals with different values of fitness.</w:t>
            </w:r>
          </w:p>
        </w:tc>
        <w:tc>
          <w:tcPr>
            <w:tcW w:w="1257" w:type="dxa"/>
          </w:tcPr>
          <w:p w14:paraId="2A587063"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680A5C74" w14:textId="77777777" w:rsidTr="0001268C">
        <w:tc>
          <w:tcPr>
            <w:tcW w:w="3685" w:type="dxa"/>
          </w:tcPr>
          <w:p w14:paraId="78B5B334" w14:textId="15D165EC"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get_max_fitness_genotype1</w:t>
            </w:r>
          </w:p>
        </w:tc>
        <w:tc>
          <w:tcPr>
            <w:tcW w:w="4074" w:type="dxa"/>
          </w:tcPr>
          <w:p w14:paraId="6DA8CEB8" w14:textId="095F5076" w:rsidR="001A18BB" w:rsidRDefault="00203090"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individual returned is the one of the best performing individual.</w:t>
            </w:r>
          </w:p>
        </w:tc>
        <w:tc>
          <w:tcPr>
            <w:tcW w:w="1257" w:type="dxa"/>
          </w:tcPr>
          <w:p w14:paraId="000F5A5D" w14:textId="10CB2691"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6B9F99D9" w14:textId="40CCD12C" w:rsidR="001A18BB" w:rsidRDefault="001A18BB" w:rsidP="009B58C3">
      <w:pPr>
        <w:autoSpaceDE w:val="0"/>
        <w:autoSpaceDN w:val="0"/>
        <w:adjustRightInd w:val="0"/>
        <w:spacing w:line="276" w:lineRule="auto"/>
        <w:jc w:val="both"/>
        <w:rPr>
          <w:rFonts w:ascii="Arial" w:hAnsi="Arial" w:cs="Arial"/>
          <w:lang w:val="en-US"/>
        </w:rPr>
      </w:pPr>
    </w:p>
    <w:p w14:paraId="0C816E0A" w14:textId="014E89C2"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drawing>
          <wp:inline distT="0" distB="0" distL="0" distR="0" wp14:anchorId="7DC9CCC7" wp14:editId="2F5F97C7">
            <wp:extent cx="5731510" cy="4589780"/>
            <wp:effectExtent l="0" t="0" r="254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8"/>
                    <a:stretch>
                      <a:fillRect/>
                    </a:stretch>
                  </pic:blipFill>
                  <pic:spPr>
                    <a:xfrm>
                      <a:off x="0" y="0"/>
                      <a:ext cx="5731510" cy="4589780"/>
                    </a:xfrm>
                    <a:prstGeom prst="rect">
                      <a:avLst/>
                    </a:prstGeom>
                  </pic:spPr>
                </pic:pic>
              </a:graphicData>
            </a:graphic>
          </wp:inline>
        </w:drawing>
      </w:r>
    </w:p>
    <w:p w14:paraId="3D07907F" w14:textId="058140C0"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lastRenderedPageBreak/>
        <w:drawing>
          <wp:inline distT="0" distB="0" distL="0" distR="0" wp14:anchorId="32B4621A" wp14:editId="4D246054">
            <wp:extent cx="4563112" cy="3439005"/>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9"/>
                    <a:stretch>
                      <a:fillRect/>
                    </a:stretch>
                  </pic:blipFill>
                  <pic:spPr>
                    <a:xfrm>
                      <a:off x="0" y="0"/>
                      <a:ext cx="4563112" cy="3439005"/>
                    </a:xfrm>
                    <a:prstGeom prst="rect">
                      <a:avLst/>
                    </a:prstGeom>
                  </pic:spPr>
                </pic:pic>
              </a:graphicData>
            </a:graphic>
          </wp:inline>
        </w:drawing>
      </w:r>
    </w:p>
    <w:p w14:paraId="5E8750D8" w14:textId="2C5E5630" w:rsidR="00CC53F3" w:rsidRDefault="00CC53F3" w:rsidP="009B58C3">
      <w:pPr>
        <w:autoSpaceDE w:val="0"/>
        <w:autoSpaceDN w:val="0"/>
        <w:adjustRightInd w:val="0"/>
        <w:spacing w:line="276" w:lineRule="auto"/>
        <w:jc w:val="both"/>
        <w:rPr>
          <w:rFonts w:ascii="Arial" w:hAnsi="Arial" w:cs="Arial"/>
          <w:lang w:val="en-US"/>
        </w:rPr>
      </w:pPr>
    </w:p>
    <w:p w14:paraId="3A1D412F" w14:textId="0F5A886F" w:rsidR="00FF1C8A" w:rsidRDefault="00FF1C8A" w:rsidP="009B58C3">
      <w:pPr>
        <w:autoSpaceDE w:val="0"/>
        <w:autoSpaceDN w:val="0"/>
        <w:adjustRightInd w:val="0"/>
        <w:spacing w:line="276" w:lineRule="auto"/>
        <w:jc w:val="both"/>
        <w:rPr>
          <w:rFonts w:ascii="Arial" w:hAnsi="Arial" w:cs="Arial"/>
          <w:lang w:val="en-US"/>
        </w:rPr>
      </w:pPr>
    </w:p>
    <w:p w14:paraId="5A2ED5F0" w14:textId="51D24AC1" w:rsidR="001E5A41" w:rsidRDefault="001E5A41" w:rsidP="001E5A41">
      <w:pPr>
        <w:rPr>
          <w:lang w:val="en-US"/>
        </w:rPr>
      </w:pPr>
    </w:p>
    <w:p w14:paraId="0B8A9D8A" w14:textId="77777777" w:rsidR="001E5A41" w:rsidRPr="001E5A41" w:rsidRDefault="001E5A41" w:rsidP="001E5A41">
      <w:pPr>
        <w:rPr>
          <w:lang w:val="en-US"/>
        </w:rPr>
      </w:pPr>
    </w:p>
    <w:sectPr w:rsidR="001E5A41" w:rsidRPr="001E5A41" w:rsidSect="002345B4">
      <w:pgSz w:w="11906" w:h="16838"/>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 magoulas" w:date="2022-09-14T12:23:00Z" w:initials="GM">
    <w:p w14:paraId="7E562CD7" w14:textId="1065E21C" w:rsidR="00B9015C" w:rsidRDefault="00B9015C">
      <w:pPr>
        <w:pStyle w:val="CommentText"/>
      </w:pPr>
      <w:r>
        <w:rPr>
          <w:rStyle w:val="CommentReference"/>
        </w:rPr>
        <w:annotationRef/>
      </w:r>
      <w:r>
        <w:t>Not sure about your source for this comment. It states that GAs are a subclass of Reinforcement Learning, which is basically wrong!</w:t>
      </w:r>
    </w:p>
  </w:comment>
  <w:comment w:id="13" w:author="g. magoulas" w:date="2022-09-14T14:05:00Z" w:initials="GM">
    <w:p w14:paraId="624A0BC0" w14:textId="57B3F20A" w:rsidR="00BD7262" w:rsidRDefault="00BD7262">
      <w:pPr>
        <w:pStyle w:val="CommentText"/>
      </w:pPr>
      <w:r>
        <w:rPr>
          <w:rStyle w:val="CommentReference"/>
        </w:rPr>
        <w:annotationRef/>
      </w:r>
      <w:r>
        <w:t>This is wrong- where did you find that?</w:t>
      </w:r>
    </w:p>
  </w:comment>
  <w:comment w:id="83" w:author="g. magoulas [2]" w:date="2022-09-14T23:54:00Z" w:initials="GM">
    <w:p w14:paraId="49015933" w14:textId="1A51348B" w:rsidR="008D0A49" w:rsidRDefault="008D0A49">
      <w:pPr>
        <w:pStyle w:val="CommentText"/>
      </w:pPr>
      <w:r>
        <w:rPr>
          <w:rStyle w:val="CommentReference"/>
        </w:rPr>
        <w:annotationRef/>
      </w:r>
      <w:r>
        <w:t>What hardware did you use? Memory</w:t>
      </w:r>
      <w:r w:rsidR="007963D5">
        <w:t xml:space="preserve"> size</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562CD7" w15:done="0"/>
  <w15:commentEx w15:paraId="624A0BC0" w15:done="0"/>
  <w15:commentEx w15:paraId="49015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463B" w16cex:dateUtc="2022-09-14T11:23:00Z"/>
  <w16cex:commentExtensible w16cex:durableId="26CC5E19" w16cex:dateUtc="2022-09-14T13:05:00Z"/>
  <w16cex:commentExtensible w16cex:durableId="26CCE827" w16cex:dateUtc="2022-09-14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562CD7" w16cid:durableId="26CC463B"/>
  <w16cid:commentId w16cid:paraId="624A0BC0" w16cid:durableId="26CC5E19"/>
  <w16cid:commentId w16cid:paraId="49015933" w16cid:durableId="26CCE8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10PitchBT-Roman">
    <w:altName w:val="Courier New"/>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A8D"/>
    <w:multiLevelType w:val="hybridMultilevel"/>
    <w:tmpl w:val="DF32FE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562A1"/>
    <w:multiLevelType w:val="hybridMultilevel"/>
    <w:tmpl w:val="A6DCF4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E47E3"/>
    <w:multiLevelType w:val="hybridMultilevel"/>
    <w:tmpl w:val="2D66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3473DF"/>
    <w:multiLevelType w:val="hybridMultilevel"/>
    <w:tmpl w:val="22440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231D08"/>
    <w:multiLevelType w:val="hybridMultilevel"/>
    <w:tmpl w:val="007E2374"/>
    <w:lvl w:ilvl="0" w:tplc="A698BC44">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DC7FC0"/>
    <w:multiLevelType w:val="hybridMultilevel"/>
    <w:tmpl w:val="A09E3C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731570"/>
    <w:multiLevelType w:val="hybridMultilevel"/>
    <w:tmpl w:val="564E5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807AD9"/>
    <w:multiLevelType w:val="hybridMultilevel"/>
    <w:tmpl w:val="48C644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9D509A"/>
    <w:multiLevelType w:val="hybridMultilevel"/>
    <w:tmpl w:val="C99850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944575"/>
    <w:multiLevelType w:val="hybridMultilevel"/>
    <w:tmpl w:val="A0462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A912FE"/>
    <w:multiLevelType w:val="hybridMultilevel"/>
    <w:tmpl w:val="79843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707CFF"/>
    <w:multiLevelType w:val="hybridMultilevel"/>
    <w:tmpl w:val="EFE274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0577604">
    <w:abstractNumId w:val="9"/>
  </w:num>
  <w:num w:numId="2" w16cid:durableId="1606308107">
    <w:abstractNumId w:val="10"/>
  </w:num>
  <w:num w:numId="3" w16cid:durableId="557013828">
    <w:abstractNumId w:val="11"/>
  </w:num>
  <w:num w:numId="4" w16cid:durableId="1383671496">
    <w:abstractNumId w:val="3"/>
  </w:num>
  <w:num w:numId="5" w16cid:durableId="1942300831">
    <w:abstractNumId w:val="5"/>
  </w:num>
  <w:num w:numId="6" w16cid:durableId="1307397206">
    <w:abstractNumId w:val="8"/>
  </w:num>
  <w:num w:numId="7" w16cid:durableId="1817528331">
    <w:abstractNumId w:val="0"/>
  </w:num>
  <w:num w:numId="8" w16cid:durableId="862550228">
    <w:abstractNumId w:val="7"/>
  </w:num>
  <w:num w:numId="9" w16cid:durableId="1962422770">
    <w:abstractNumId w:val="4"/>
  </w:num>
  <w:num w:numId="10" w16cid:durableId="1836410563">
    <w:abstractNumId w:val="6"/>
  </w:num>
  <w:num w:numId="11" w16cid:durableId="1283534019">
    <w:abstractNumId w:val="2"/>
  </w:num>
  <w:num w:numId="12" w16cid:durableId="13304754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 magoulas">
    <w15:presenceInfo w15:providerId="Windows Live" w15:userId="ffb81a2f5545a5fa"/>
  </w15:person>
  <w15:person w15:author="g. magoulas [2]">
    <w15:presenceInfo w15:providerId="Windows Live" w15:userId="ffb81a2f5545a5fa"/>
  </w15:person>
  <w15:person w15:author="George Magoulas">
    <w15:presenceInfo w15:providerId="Windows Live" w15:userId="ffb81a2f5545a5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72"/>
    <w:rsid w:val="0001088D"/>
    <w:rsid w:val="00022D46"/>
    <w:rsid w:val="00023A01"/>
    <w:rsid w:val="0002514B"/>
    <w:rsid w:val="00030F79"/>
    <w:rsid w:val="00033528"/>
    <w:rsid w:val="00033905"/>
    <w:rsid w:val="00033A97"/>
    <w:rsid w:val="000345A8"/>
    <w:rsid w:val="000378B3"/>
    <w:rsid w:val="000451EA"/>
    <w:rsid w:val="000462EB"/>
    <w:rsid w:val="0004742E"/>
    <w:rsid w:val="000478EA"/>
    <w:rsid w:val="00054655"/>
    <w:rsid w:val="00060632"/>
    <w:rsid w:val="00062E15"/>
    <w:rsid w:val="000728E7"/>
    <w:rsid w:val="00075E00"/>
    <w:rsid w:val="00077322"/>
    <w:rsid w:val="000840CE"/>
    <w:rsid w:val="00085A89"/>
    <w:rsid w:val="0008690A"/>
    <w:rsid w:val="00087EA4"/>
    <w:rsid w:val="0009522B"/>
    <w:rsid w:val="00097A4E"/>
    <w:rsid w:val="000A766F"/>
    <w:rsid w:val="000B0D81"/>
    <w:rsid w:val="000B1F45"/>
    <w:rsid w:val="000B2F18"/>
    <w:rsid w:val="000B49B0"/>
    <w:rsid w:val="000B5095"/>
    <w:rsid w:val="000B6F20"/>
    <w:rsid w:val="000C344D"/>
    <w:rsid w:val="000C497D"/>
    <w:rsid w:val="000D2F5F"/>
    <w:rsid w:val="000D79ED"/>
    <w:rsid w:val="000E1C0A"/>
    <w:rsid w:val="000E2617"/>
    <w:rsid w:val="000E610E"/>
    <w:rsid w:val="000F1F79"/>
    <w:rsid w:val="000F5CA6"/>
    <w:rsid w:val="000F5FE5"/>
    <w:rsid w:val="00103D48"/>
    <w:rsid w:val="00107C04"/>
    <w:rsid w:val="001134AA"/>
    <w:rsid w:val="00114BCA"/>
    <w:rsid w:val="001223C0"/>
    <w:rsid w:val="00122927"/>
    <w:rsid w:val="00122C97"/>
    <w:rsid w:val="00122F87"/>
    <w:rsid w:val="001377F8"/>
    <w:rsid w:val="00146D20"/>
    <w:rsid w:val="001470B9"/>
    <w:rsid w:val="0015080F"/>
    <w:rsid w:val="00151DD7"/>
    <w:rsid w:val="00152161"/>
    <w:rsid w:val="001538B0"/>
    <w:rsid w:val="00160292"/>
    <w:rsid w:val="00161B4D"/>
    <w:rsid w:val="00162DB7"/>
    <w:rsid w:val="0016419E"/>
    <w:rsid w:val="00164F8C"/>
    <w:rsid w:val="00180801"/>
    <w:rsid w:val="00184A63"/>
    <w:rsid w:val="001874E7"/>
    <w:rsid w:val="00190E0E"/>
    <w:rsid w:val="001A18BB"/>
    <w:rsid w:val="001A75CF"/>
    <w:rsid w:val="001B4C7B"/>
    <w:rsid w:val="001C1439"/>
    <w:rsid w:val="001D57C0"/>
    <w:rsid w:val="001E191C"/>
    <w:rsid w:val="001E3138"/>
    <w:rsid w:val="001E5A41"/>
    <w:rsid w:val="001F0791"/>
    <w:rsid w:val="001F3C18"/>
    <w:rsid w:val="001F4F37"/>
    <w:rsid w:val="00202792"/>
    <w:rsid w:val="00203090"/>
    <w:rsid w:val="0020526F"/>
    <w:rsid w:val="00214A62"/>
    <w:rsid w:val="00215D0D"/>
    <w:rsid w:val="00221729"/>
    <w:rsid w:val="0022781F"/>
    <w:rsid w:val="00234150"/>
    <w:rsid w:val="002345B4"/>
    <w:rsid w:val="00242691"/>
    <w:rsid w:val="002437A9"/>
    <w:rsid w:val="0024738F"/>
    <w:rsid w:val="00255AE6"/>
    <w:rsid w:val="0026193B"/>
    <w:rsid w:val="00264BFF"/>
    <w:rsid w:val="00264DC4"/>
    <w:rsid w:val="00272C09"/>
    <w:rsid w:val="002770F2"/>
    <w:rsid w:val="00287C1D"/>
    <w:rsid w:val="00287E1D"/>
    <w:rsid w:val="002944F6"/>
    <w:rsid w:val="0029541A"/>
    <w:rsid w:val="00297D39"/>
    <w:rsid w:val="002A10C6"/>
    <w:rsid w:val="002A271B"/>
    <w:rsid w:val="002A65B1"/>
    <w:rsid w:val="002B4273"/>
    <w:rsid w:val="002C0B22"/>
    <w:rsid w:val="002C1C71"/>
    <w:rsid w:val="002C5848"/>
    <w:rsid w:val="002D0FC3"/>
    <w:rsid w:val="002E4EF9"/>
    <w:rsid w:val="002F4E10"/>
    <w:rsid w:val="003006BB"/>
    <w:rsid w:val="003054BD"/>
    <w:rsid w:val="00313083"/>
    <w:rsid w:val="00321231"/>
    <w:rsid w:val="00324589"/>
    <w:rsid w:val="003254FA"/>
    <w:rsid w:val="003302CA"/>
    <w:rsid w:val="0033371F"/>
    <w:rsid w:val="003425CF"/>
    <w:rsid w:val="00344F00"/>
    <w:rsid w:val="00347225"/>
    <w:rsid w:val="0035297C"/>
    <w:rsid w:val="00354BF3"/>
    <w:rsid w:val="003605F9"/>
    <w:rsid w:val="0036321F"/>
    <w:rsid w:val="00371816"/>
    <w:rsid w:val="0039050D"/>
    <w:rsid w:val="00394512"/>
    <w:rsid w:val="00396B6B"/>
    <w:rsid w:val="00397ECF"/>
    <w:rsid w:val="003A0FE5"/>
    <w:rsid w:val="003A50DB"/>
    <w:rsid w:val="003A68D9"/>
    <w:rsid w:val="003A6A58"/>
    <w:rsid w:val="003B1D3A"/>
    <w:rsid w:val="003B4639"/>
    <w:rsid w:val="003C065D"/>
    <w:rsid w:val="003D1242"/>
    <w:rsid w:val="003D20FB"/>
    <w:rsid w:val="003D410D"/>
    <w:rsid w:val="003D4352"/>
    <w:rsid w:val="003D6710"/>
    <w:rsid w:val="003E1026"/>
    <w:rsid w:val="003E46EE"/>
    <w:rsid w:val="003E4C61"/>
    <w:rsid w:val="003F2534"/>
    <w:rsid w:val="003F4323"/>
    <w:rsid w:val="003F4AFE"/>
    <w:rsid w:val="003F6AE8"/>
    <w:rsid w:val="003F7488"/>
    <w:rsid w:val="0040149A"/>
    <w:rsid w:val="00407064"/>
    <w:rsid w:val="004128BB"/>
    <w:rsid w:val="00413A3D"/>
    <w:rsid w:val="00413DB7"/>
    <w:rsid w:val="00420E67"/>
    <w:rsid w:val="004212C7"/>
    <w:rsid w:val="00426E25"/>
    <w:rsid w:val="00432722"/>
    <w:rsid w:val="00435ABC"/>
    <w:rsid w:val="0043764D"/>
    <w:rsid w:val="004430CC"/>
    <w:rsid w:val="004433EC"/>
    <w:rsid w:val="0044461F"/>
    <w:rsid w:val="0045550C"/>
    <w:rsid w:val="00461445"/>
    <w:rsid w:val="00462113"/>
    <w:rsid w:val="00463AC8"/>
    <w:rsid w:val="00465FCF"/>
    <w:rsid w:val="004662D0"/>
    <w:rsid w:val="0047472F"/>
    <w:rsid w:val="00474F97"/>
    <w:rsid w:val="0048246E"/>
    <w:rsid w:val="00483C8C"/>
    <w:rsid w:val="004844D8"/>
    <w:rsid w:val="00485185"/>
    <w:rsid w:val="004907E5"/>
    <w:rsid w:val="00491EE0"/>
    <w:rsid w:val="004929F5"/>
    <w:rsid w:val="004948AE"/>
    <w:rsid w:val="00494C58"/>
    <w:rsid w:val="00496BE8"/>
    <w:rsid w:val="00497181"/>
    <w:rsid w:val="004A309A"/>
    <w:rsid w:val="004A4BE7"/>
    <w:rsid w:val="004B0F4A"/>
    <w:rsid w:val="004B3477"/>
    <w:rsid w:val="004B3FA7"/>
    <w:rsid w:val="004C02F1"/>
    <w:rsid w:val="004C4B4C"/>
    <w:rsid w:val="004D0ED2"/>
    <w:rsid w:val="004D27AC"/>
    <w:rsid w:val="004D54FD"/>
    <w:rsid w:val="004D58B9"/>
    <w:rsid w:val="004F1E75"/>
    <w:rsid w:val="004F5987"/>
    <w:rsid w:val="0050169A"/>
    <w:rsid w:val="005075BC"/>
    <w:rsid w:val="005111FD"/>
    <w:rsid w:val="005133BB"/>
    <w:rsid w:val="00513E21"/>
    <w:rsid w:val="005162A9"/>
    <w:rsid w:val="00517097"/>
    <w:rsid w:val="005200F3"/>
    <w:rsid w:val="0052010C"/>
    <w:rsid w:val="005219D0"/>
    <w:rsid w:val="00525A33"/>
    <w:rsid w:val="00527AD0"/>
    <w:rsid w:val="0053558C"/>
    <w:rsid w:val="00536002"/>
    <w:rsid w:val="00536780"/>
    <w:rsid w:val="0054194B"/>
    <w:rsid w:val="00542AC1"/>
    <w:rsid w:val="00543CC9"/>
    <w:rsid w:val="00550717"/>
    <w:rsid w:val="00550ADB"/>
    <w:rsid w:val="005523E6"/>
    <w:rsid w:val="00552682"/>
    <w:rsid w:val="00554909"/>
    <w:rsid w:val="00555C30"/>
    <w:rsid w:val="0056498D"/>
    <w:rsid w:val="00564FC7"/>
    <w:rsid w:val="005658FC"/>
    <w:rsid w:val="0057464F"/>
    <w:rsid w:val="00584CC9"/>
    <w:rsid w:val="00591B9E"/>
    <w:rsid w:val="00592982"/>
    <w:rsid w:val="0059475C"/>
    <w:rsid w:val="005A2980"/>
    <w:rsid w:val="005A4DF7"/>
    <w:rsid w:val="005A6025"/>
    <w:rsid w:val="005B7F10"/>
    <w:rsid w:val="005C39E3"/>
    <w:rsid w:val="005C42DC"/>
    <w:rsid w:val="005C4822"/>
    <w:rsid w:val="005C722C"/>
    <w:rsid w:val="005E6FE0"/>
    <w:rsid w:val="005F6D68"/>
    <w:rsid w:val="006023A0"/>
    <w:rsid w:val="006057A0"/>
    <w:rsid w:val="00611986"/>
    <w:rsid w:val="00611D9C"/>
    <w:rsid w:val="006134C1"/>
    <w:rsid w:val="00614464"/>
    <w:rsid w:val="00620834"/>
    <w:rsid w:val="00621D7C"/>
    <w:rsid w:val="0062633B"/>
    <w:rsid w:val="0062718E"/>
    <w:rsid w:val="006308AA"/>
    <w:rsid w:val="00634129"/>
    <w:rsid w:val="0064072F"/>
    <w:rsid w:val="00640BD9"/>
    <w:rsid w:val="00642E98"/>
    <w:rsid w:val="0064409C"/>
    <w:rsid w:val="006524AA"/>
    <w:rsid w:val="00655ECB"/>
    <w:rsid w:val="006617E7"/>
    <w:rsid w:val="00663B02"/>
    <w:rsid w:val="0067437D"/>
    <w:rsid w:val="00677765"/>
    <w:rsid w:val="00680DA0"/>
    <w:rsid w:val="00683DCF"/>
    <w:rsid w:val="0068767F"/>
    <w:rsid w:val="00694F46"/>
    <w:rsid w:val="006954B1"/>
    <w:rsid w:val="006967D6"/>
    <w:rsid w:val="0069721F"/>
    <w:rsid w:val="006A01D8"/>
    <w:rsid w:val="006A0DB3"/>
    <w:rsid w:val="006A17CE"/>
    <w:rsid w:val="006A7327"/>
    <w:rsid w:val="006B2C43"/>
    <w:rsid w:val="006B6BCD"/>
    <w:rsid w:val="006C221C"/>
    <w:rsid w:val="006C7BEF"/>
    <w:rsid w:val="006D0ABB"/>
    <w:rsid w:val="006D36B2"/>
    <w:rsid w:val="006D3FF8"/>
    <w:rsid w:val="006F47BE"/>
    <w:rsid w:val="00707BF9"/>
    <w:rsid w:val="007172B6"/>
    <w:rsid w:val="0071760F"/>
    <w:rsid w:val="00725288"/>
    <w:rsid w:val="00727027"/>
    <w:rsid w:val="007445A9"/>
    <w:rsid w:val="00746648"/>
    <w:rsid w:val="0076620B"/>
    <w:rsid w:val="00766A78"/>
    <w:rsid w:val="00771297"/>
    <w:rsid w:val="00776F71"/>
    <w:rsid w:val="0077745B"/>
    <w:rsid w:val="007814CF"/>
    <w:rsid w:val="00782B98"/>
    <w:rsid w:val="00787DD7"/>
    <w:rsid w:val="00791AE2"/>
    <w:rsid w:val="007963D5"/>
    <w:rsid w:val="007972C1"/>
    <w:rsid w:val="00797AF2"/>
    <w:rsid w:val="007A19C4"/>
    <w:rsid w:val="007A6122"/>
    <w:rsid w:val="007C71E1"/>
    <w:rsid w:val="007D4BA6"/>
    <w:rsid w:val="007D4DCC"/>
    <w:rsid w:val="007D548C"/>
    <w:rsid w:val="007E5C99"/>
    <w:rsid w:val="007E7942"/>
    <w:rsid w:val="007F13EB"/>
    <w:rsid w:val="007F276D"/>
    <w:rsid w:val="007F3234"/>
    <w:rsid w:val="008004AC"/>
    <w:rsid w:val="00803D0B"/>
    <w:rsid w:val="00805803"/>
    <w:rsid w:val="008201F0"/>
    <w:rsid w:val="0082436F"/>
    <w:rsid w:val="0082705A"/>
    <w:rsid w:val="008271BC"/>
    <w:rsid w:val="00837B82"/>
    <w:rsid w:val="00843C14"/>
    <w:rsid w:val="00852759"/>
    <w:rsid w:val="0085348C"/>
    <w:rsid w:val="0085400E"/>
    <w:rsid w:val="00857525"/>
    <w:rsid w:val="008663EA"/>
    <w:rsid w:val="00876C07"/>
    <w:rsid w:val="0088359F"/>
    <w:rsid w:val="008954C9"/>
    <w:rsid w:val="008A041F"/>
    <w:rsid w:val="008A328A"/>
    <w:rsid w:val="008A377F"/>
    <w:rsid w:val="008B07D7"/>
    <w:rsid w:val="008B249A"/>
    <w:rsid w:val="008C0E3B"/>
    <w:rsid w:val="008C542E"/>
    <w:rsid w:val="008C6F56"/>
    <w:rsid w:val="008D0A49"/>
    <w:rsid w:val="008D24BA"/>
    <w:rsid w:val="008D6442"/>
    <w:rsid w:val="008D6EA2"/>
    <w:rsid w:val="008E61E2"/>
    <w:rsid w:val="008F5C64"/>
    <w:rsid w:val="009016F5"/>
    <w:rsid w:val="009068F5"/>
    <w:rsid w:val="009221EB"/>
    <w:rsid w:val="00923CA0"/>
    <w:rsid w:val="00925173"/>
    <w:rsid w:val="0092728B"/>
    <w:rsid w:val="009321E1"/>
    <w:rsid w:val="0093357F"/>
    <w:rsid w:val="009402EE"/>
    <w:rsid w:val="009435D6"/>
    <w:rsid w:val="009472AD"/>
    <w:rsid w:val="009568B5"/>
    <w:rsid w:val="00961D85"/>
    <w:rsid w:val="009711A1"/>
    <w:rsid w:val="00974148"/>
    <w:rsid w:val="009808A6"/>
    <w:rsid w:val="0098419C"/>
    <w:rsid w:val="00991259"/>
    <w:rsid w:val="0099430E"/>
    <w:rsid w:val="009A27ED"/>
    <w:rsid w:val="009A6B65"/>
    <w:rsid w:val="009B0A9D"/>
    <w:rsid w:val="009B1249"/>
    <w:rsid w:val="009B1680"/>
    <w:rsid w:val="009B3854"/>
    <w:rsid w:val="009B58C3"/>
    <w:rsid w:val="009B7F68"/>
    <w:rsid w:val="009C2A55"/>
    <w:rsid w:val="009C348E"/>
    <w:rsid w:val="009C7F71"/>
    <w:rsid w:val="009D1079"/>
    <w:rsid w:val="009D5EAE"/>
    <w:rsid w:val="009D7568"/>
    <w:rsid w:val="009F2ACC"/>
    <w:rsid w:val="009F2CB9"/>
    <w:rsid w:val="00A03D4F"/>
    <w:rsid w:val="00A07FDA"/>
    <w:rsid w:val="00A12486"/>
    <w:rsid w:val="00A1545D"/>
    <w:rsid w:val="00A173C6"/>
    <w:rsid w:val="00A2523C"/>
    <w:rsid w:val="00A27DFC"/>
    <w:rsid w:val="00A353AF"/>
    <w:rsid w:val="00A4047C"/>
    <w:rsid w:val="00A411CB"/>
    <w:rsid w:val="00A44804"/>
    <w:rsid w:val="00A4598D"/>
    <w:rsid w:val="00A533A6"/>
    <w:rsid w:val="00A54086"/>
    <w:rsid w:val="00A54664"/>
    <w:rsid w:val="00A605EA"/>
    <w:rsid w:val="00A70F76"/>
    <w:rsid w:val="00A73EA4"/>
    <w:rsid w:val="00A741A4"/>
    <w:rsid w:val="00A774DB"/>
    <w:rsid w:val="00A82EC5"/>
    <w:rsid w:val="00A83E51"/>
    <w:rsid w:val="00A878C7"/>
    <w:rsid w:val="00A90B70"/>
    <w:rsid w:val="00A9133C"/>
    <w:rsid w:val="00A96AAC"/>
    <w:rsid w:val="00A970EC"/>
    <w:rsid w:val="00AA0056"/>
    <w:rsid w:val="00AA7C28"/>
    <w:rsid w:val="00AB2789"/>
    <w:rsid w:val="00AB387B"/>
    <w:rsid w:val="00AB5B31"/>
    <w:rsid w:val="00AC1DC3"/>
    <w:rsid w:val="00AC5E36"/>
    <w:rsid w:val="00AE123F"/>
    <w:rsid w:val="00AE639A"/>
    <w:rsid w:val="00AF23E3"/>
    <w:rsid w:val="00AF5939"/>
    <w:rsid w:val="00B043BC"/>
    <w:rsid w:val="00B0584B"/>
    <w:rsid w:val="00B05FFD"/>
    <w:rsid w:val="00B1110C"/>
    <w:rsid w:val="00B205DB"/>
    <w:rsid w:val="00B21DD4"/>
    <w:rsid w:val="00B23082"/>
    <w:rsid w:val="00B27D87"/>
    <w:rsid w:val="00B34910"/>
    <w:rsid w:val="00B3554B"/>
    <w:rsid w:val="00B36F49"/>
    <w:rsid w:val="00B43543"/>
    <w:rsid w:val="00B45008"/>
    <w:rsid w:val="00B50323"/>
    <w:rsid w:val="00B509FD"/>
    <w:rsid w:val="00B51FE2"/>
    <w:rsid w:val="00B62F4D"/>
    <w:rsid w:val="00B6353C"/>
    <w:rsid w:val="00B63A1D"/>
    <w:rsid w:val="00B67C41"/>
    <w:rsid w:val="00B7042C"/>
    <w:rsid w:val="00B720F8"/>
    <w:rsid w:val="00B75F7E"/>
    <w:rsid w:val="00B77E1F"/>
    <w:rsid w:val="00B81C5A"/>
    <w:rsid w:val="00B86E3E"/>
    <w:rsid w:val="00B9015C"/>
    <w:rsid w:val="00B9481C"/>
    <w:rsid w:val="00BA019C"/>
    <w:rsid w:val="00BA13A1"/>
    <w:rsid w:val="00BA2F60"/>
    <w:rsid w:val="00BC0C5F"/>
    <w:rsid w:val="00BC2B67"/>
    <w:rsid w:val="00BC3379"/>
    <w:rsid w:val="00BC49D8"/>
    <w:rsid w:val="00BD3471"/>
    <w:rsid w:val="00BD4E54"/>
    <w:rsid w:val="00BD5CF7"/>
    <w:rsid w:val="00BD7262"/>
    <w:rsid w:val="00BE05B4"/>
    <w:rsid w:val="00BE26BF"/>
    <w:rsid w:val="00BF346D"/>
    <w:rsid w:val="00BF72B4"/>
    <w:rsid w:val="00C0453D"/>
    <w:rsid w:val="00C0470F"/>
    <w:rsid w:val="00C06B3C"/>
    <w:rsid w:val="00C1565B"/>
    <w:rsid w:val="00C16772"/>
    <w:rsid w:val="00C20CBA"/>
    <w:rsid w:val="00C23DD2"/>
    <w:rsid w:val="00C249D6"/>
    <w:rsid w:val="00C25DB4"/>
    <w:rsid w:val="00C3160D"/>
    <w:rsid w:val="00C36B78"/>
    <w:rsid w:val="00C36BB0"/>
    <w:rsid w:val="00C4053F"/>
    <w:rsid w:val="00C452BE"/>
    <w:rsid w:val="00C470ED"/>
    <w:rsid w:val="00C5040A"/>
    <w:rsid w:val="00C55A45"/>
    <w:rsid w:val="00C621A4"/>
    <w:rsid w:val="00C76018"/>
    <w:rsid w:val="00C86126"/>
    <w:rsid w:val="00C96FDA"/>
    <w:rsid w:val="00CA15E5"/>
    <w:rsid w:val="00CB63D8"/>
    <w:rsid w:val="00CB7595"/>
    <w:rsid w:val="00CC0B0F"/>
    <w:rsid w:val="00CC53F3"/>
    <w:rsid w:val="00CC6A09"/>
    <w:rsid w:val="00CC756B"/>
    <w:rsid w:val="00CE021E"/>
    <w:rsid w:val="00CE16F6"/>
    <w:rsid w:val="00CE68A4"/>
    <w:rsid w:val="00CF22FB"/>
    <w:rsid w:val="00CF48D7"/>
    <w:rsid w:val="00D0061F"/>
    <w:rsid w:val="00D05893"/>
    <w:rsid w:val="00D10FCE"/>
    <w:rsid w:val="00D13E46"/>
    <w:rsid w:val="00D15EB5"/>
    <w:rsid w:val="00D17490"/>
    <w:rsid w:val="00D1762F"/>
    <w:rsid w:val="00D21663"/>
    <w:rsid w:val="00D305DF"/>
    <w:rsid w:val="00D33679"/>
    <w:rsid w:val="00D346BD"/>
    <w:rsid w:val="00D34C8F"/>
    <w:rsid w:val="00D37298"/>
    <w:rsid w:val="00D4420A"/>
    <w:rsid w:val="00D46383"/>
    <w:rsid w:val="00D52272"/>
    <w:rsid w:val="00D55A1D"/>
    <w:rsid w:val="00D5667F"/>
    <w:rsid w:val="00D628C2"/>
    <w:rsid w:val="00D6396D"/>
    <w:rsid w:val="00D63C88"/>
    <w:rsid w:val="00D76206"/>
    <w:rsid w:val="00D82147"/>
    <w:rsid w:val="00D87FFA"/>
    <w:rsid w:val="00D94A27"/>
    <w:rsid w:val="00DA406B"/>
    <w:rsid w:val="00DA5171"/>
    <w:rsid w:val="00DA645D"/>
    <w:rsid w:val="00DB218E"/>
    <w:rsid w:val="00DB3D99"/>
    <w:rsid w:val="00DB494B"/>
    <w:rsid w:val="00DB5BC0"/>
    <w:rsid w:val="00DC136D"/>
    <w:rsid w:val="00DC6E8B"/>
    <w:rsid w:val="00DC7B80"/>
    <w:rsid w:val="00DD225D"/>
    <w:rsid w:val="00DD271D"/>
    <w:rsid w:val="00DD31D2"/>
    <w:rsid w:val="00DE061F"/>
    <w:rsid w:val="00DE3033"/>
    <w:rsid w:val="00DF4583"/>
    <w:rsid w:val="00DF5F23"/>
    <w:rsid w:val="00E05F2D"/>
    <w:rsid w:val="00E07E31"/>
    <w:rsid w:val="00E149F3"/>
    <w:rsid w:val="00E14DBF"/>
    <w:rsid w:val="00E15B30"/>
    <w:rsid w:val="00E21E8D"/>
    <w:rsid w:val="00E22C6D"/>
    <w:rsid w:val="00E30AAE"/>
    <w:rsid w:val="00E32097"/>
    <w:rsid w:val="00E321A2"/>
    <w:rsid w:val="00E36668"/>
    <w:rsid w:val="00E4049A"/>
    <w:rsid w:val="00E41ECD"/>
    <w:rsid w:val="00E446E0"/>
    <w:rsid w:val="00E53CEC"/>
    <w:rsid w:val="00E53E65"/>
    <w:rsid w:val="00E55C60"/>
    <w:rsid w:val="00E66E3E"/>
    <w:rsid w:val="00E72EBE"/>
    <w:rsid w:val="00E7354D"/>
    <w:rsid w:val="00E74957"/>
    <w:rsid w:val="00E75D79"/>
    <w:rsid w:val="00E85A77"/>
    <w:rsid w:val="00E85B44"/>
    <w:rsid w:val="00E90135"/>
    <w:rsid w:val="00E93061"/>
    <w:rsid w:val="00EA087F"/>
    <w:rsid w:val="00EA13DE"/>
    <w:rsid w:val="00EA3791"/>
    <w:rsid w:val="00EA57FF"/>
    <w:rsid w:val="00EA63DE"/>
    <w:rsid w:val="00EA66B9"/>
    <w:rsid w:val="00EA67F0"/>
    <w:rsid w:val="00EA75EB"/>
    <w:rsid w:val="00EB5AB7"/>
    <w:rsid w:val="00EB6740"/>
    <w:rsid w:val="00EC0A0B"/>
    <w:rsid w:val="00EC0E09"/>
    <w:rsid w:val="00EC4F03"/>
    <w:rsid w:val="00EC73EE"/>
    <w:rsid w:val="00EE5670"/>
    <w:rsid w:val="00EE6376"/>
    <w:rsid w:val="00EE78AB"/>
    <w:rsid w:val="00EE79D8"/>
    <w:rsid w:val="00EF075D"/>
    <w:rsid w:val="00EF2163"/>
    <w:rsid w:val="00EF251D"/>
    <w:rsid w:val="00F02DA1"/>
    <w:rsid w:val="00F059D2"/>
    <w:rsid w:val="00F124E6"/>
    <w:rsid w:val="00F12558"/>
    <w:rsid w:val="00F131B7"/>
    <w:rsid w:val="00F1616E"/>
    <w:rsid w:val="00F17C60"/>
    <w:rsid w:val="00F23A01"/>
    <w:rsid w:val="00F30CA6"/>
    <w:rsid w:val="00F3154A"/>
    <w:rsid w:val="00F33DC1"/>
    <w:rsid w:val="00F349D5"/>
    <w:rsid w:val="00F46DCD"/>
    <w:rsid w:val="00F52A29"/>
    <w:rsid w:val="00F537F0"/>
    <w:rsid w:val="00F56737"/>
    <w:rsid w:val="00F57D44"/>
    <w:rsid w:val="00F6375E"/>
    <w:rsid w:val="00F726A4"/>
    <w:rsid w:val="00F73D5C"/>
    <w:rsid w:val="00F75693"/>
    <w:rsid w:val="00F75CCB"/>
    <w:rsid w:val="00F91EA4"/>
    <w:rsid w:val="00F92091"/>
    <w:rsid w:val="00F947C2"/>
    <w:rsid w:val="00F94D72"/>
    <w:rsid w:val="00F96D94"/>
    <w:rsid w:val="00FA5FFC"/>
    <w:rsid w:val="00FA60DA"/>
    <w:rsid w:val="00FB58FF"/>
    <w:rsid w:val="00FB6C49"/>
    <w:rsid w:val="00FC0307"/>
    <w:rsid w:val="00FC1A32"/>
    <w:rsid w:val="00FC3692"/>
    <w:rsid w:val="00FC4817"/>
    <w:rsid w:val="00FC4C0A"/>
    <w:rsid w:val="00FC59C6"/>
    <w:rsid w:val="00FC60D2"/>
    <w:rsid w:val="00FD5BB4"/>
    <w:rsid w:val="00FD79C7"/>
    <w:rsid w:val="00FD7E34"/>
    <w:rsid w:val="00FE0FAC"/>
    <w:rsid w:val="00FE4A34"/>
    <w:rsid w:val="00FE789B"/>
    <w:rsid w:val="00FF103C"/>
    <w:rsid w:val="00FF1C8A"/>
    <w:rsid w:val="00FF2C9D"/>
    <w:rsid w:val="00FF38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DAAA"/>
  <w15:chartTrackingRefBased/>
  <w15:docId w15:val="{16B2CFAE-04C7-DB4E-8777-F1FF4E47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5CF"/>
  </w:style>
  <w:style w:type="paragraph" w:styleId="Heading1">
    <w:name w:val="heading 1"/>
    <w:basedOn w:val="Normal"/>
    <w:next w:val="Normal"/>
    <w:link w:val="Heading1Char"/>
    <w:uiPriority w:val="9"/>
    <w:qFormat/>
    <w:rsid w:val="00584CC9"/>
    <w:pPr>
      <w:keepNext/>
      <w:keepLines/>
      <w:spacing w:before="24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584CC9"/>
    <w:pPr>
      <w:keepNext/>
      <w:keepLines/>
      <w:spacing w:before="40"/>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584CC9"/>
    <w:pPr>
      <w:keepNext/>
      <w:keepLines/>
      <w:spacing w:before="40"/>
      <w:outlineLvl w:val="2"/>
    </w:pPr>
    <w:rPr>
      <w:rFonts w:ascii="Arial" w:eastAsiaTheme="majorEastAsia" w:hAnsi="Arial" w:cstheme="majorBidi"/>
      <w:b/>
      <w:sz w:val="28"/>
    </w:rPr>
  </w:style>
  <w:style w:type="paragraph" w:styleId="Heading4">
    <w:name w:val="heading 4"/>
    <w:basedOn w:val="Normal"/>
    <w:next w:val="Normal"/>
    <w:link w:val="Heading4Char"/>
    <w:uiPriority w:val="9"/>
    <w:unhideWhenUsed/>
    <w:qFormat/>
    <w:rsid w:val="00584CC9"/>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6E"/>
    <w:pPr>
      <w:ind w:left="720"/>
      <w:contextualSpacing/>
    </w:pPr>
  </w:style>
  <w:style w:type="character" w:styleId="Hyperlink">
    <w:name w:val="Hyperlink"/>
    <w:basedOn w:val="DefaultParagraphFont"/>
    <w:uiPriority w:val="99"/>
    <w:unhideWhenUsed/>
    <w:rsid w:val="0076620B"/>
    <w:rPr>
      <w:color w:val="0563C1" w:themeColor="hyperlink"/>
      <w:u w:val="single"/>
    </w:rPr>
  </w:style>
  <w:style w:type="character" w:styleId="UnresolvedMention">
    <w:name w:val="Unresolved Mention"/>
    <w:basedOn w:val="DefaultParagraphFont"/>
    <w:uiPriority w:val="99"/>
    <w:semiHidden/>
    <w:unhideWhenUsed/>
    <w:rsid w:val="0076620B"/>
    <w:rPr>
      <w:color w:val="605E5C"/>
      <w:shd w:val="clear" w:color="auto" w:fill="E1DFDD"/>
    </w:rPr>
  </w:style>
  <w:style w:type="paragraph" w:styleId="NormalWeb">
    <w:name w:val="Normal (Web)"/>
    <w:basedOn w:val="Normal"/>
    <w:uiPriority w:val="99"/>
    <w:unhideWhenUsed/>
    <w:rsid w:val="00E85B44"/>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D05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271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84CC9"/>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584CC9"/>
    <w:rPr>
      <w:rFonts w:ascii="Arial" w:eastAsiaTheme="majorEastAsia" w:hAnsi="Arial" w:cstheme="majorBidi"/>
      <w:b/>
      <w:sz w:val="32"/>
      <w:szCs w:val="26"/>
    </w:rPr>
  </w:style>
  <w:style w:type="paragraph" w:styleId="TOCHeading">
    <w:name w:val="TOC Heading"/>
    <w:basedOn w:val="Heading1"/>
    <w:next w:val="Normal"/>
    <w:uiPriority w:val="39"/>
    <w:unhideWhenUsed/>
    <w:qFormat/>
    <w:rsid w:val="00B05FFD"/>
    <w:pPr>
      <w:spacing w:line="259" w:lineRule="auto"/>
      <w:outlineLvl w:val="9"/>
    </w:pPr>
    <w:rPr>
      <w:rFonts w:asciiTheme="majorHAnsi" w:hAnsiTheme="majorHAnsi"/>
      <w:b w:val="0"/>
      <w:color w:val="2F5496" w:themeColor="accent1" w:themeShade="BF"/>
      <w:lang w:val="en-US"/>
    </w:rPr>
  </w:style>
  <w:style w:type="character" w:customStyle="1" w:styleId="Heading3Char">
    <w:name w:val="Heading 3 Char"/>
    <w:basedOn w:val="DefaultParagraphFont"/>
    <w:link w:val="Heading3"/>
    <w:uiPriority w:val="9"/>
    <w:rsid w:val="00584CC9"/>
    <w:rPr>
      <w:rFonts w:ascii="Arial" w:eastAsiaTheme="majorEastAsia" w:hAnsi="Arial" w:cstheme="majorBidi"/>
      <w:b/>
      <w:sz w:val="28"/>
    </w:rPr>
  </w:style>
  <w:style w:type="paragraph" w:styleId="TOC1">
    <w:name w:val="toc 1"/>
    <w:basedOn w:val="Normal"/>
    <w:next w:val="Normal"/>
    <w:autoRedefine/>
    <w:uiPriority w:val="39"/>
    <w:unhideWhenUsed/>
    <w:rsid w:val="00B05FFD"/>
    <w:pPr>
      <w:spacing w:after="100"/>
    </w:pPr>
  </w:style>
  <w:style w:type="paragraph" w:styleId="TOC2">
    <w:name w:val="toc 2"/>
    <w:basedOn w:val="Normal"/>
    <w:next w:val="Normal"/>
    <w:autoRedefine/>
    <w:uiPriority w:val="39"/>
    <w:unhideWhenUsed/>
    <w:rsid w:val="00B05FFD"/>
    <w:pPr>
      <w:spacing w:after="100"/>
      <w:ind w:left="240"/>
    </w:pPr>
  </w:style>
  <w:style w:type="paragraph" w:styleId="TOC3">
    <w:name w:val="toc 3"/>
    <w:basedOn w:val="Normal"/>
    <w:next w:val="Normal"/>
    <w:autoRedefine/>
    <w:uiPriority w:val="39"/>
    <w:unhideWhenUsed/>
    <w:rsid w:val="00B05FFD"/>
    <w:pPr>
      <w:spacing w:after="100"/>
      <w:ind w:left="480"/>
    </w:pPr>
  </w:style>
  <w:style w:type="character" w:customStyle="1" w:styleId="Heading4Char">
    <w:name w:val="Heading 4 Char"/>
    <w:basedOn w:val="DefaultParagraphFont"/>
    <w:link w:val="Heading4"/>
    <w:uiPriority w:val="9"/>
    <w:rsid w:val="00584CC9"/>
    <w:rPr>
      <w:rFonts w:ascii="Arial" w:eastAsiaTheme="majorEastAsia" w:hAnsi="Arial" w:cstheme="majorBidi"/>
      <w:i/>
      <w:iCs/>
    </w:rPr>
  </w:style>
  <w:style w:type="paragraph" w:styleId="HTMLPreformatted">
    <w:name w:val="HTML Preformatted"/>
    <w:basedOn w:val="Normal"/>
    <w:link w:val="HTMLPreformattedChar"/>
    <w:uiPriority w:val="99"/>
    <w:semiHidden/>
    <w:unhideWhenUsed/>
    <w:rsid w:val="0034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25CF"/>
    <w:rPr>
      <w:rFonts w:ascii="Courier New" w:eastAsia="Times New Roman" w:hAnsi="Courier New" w:cs="Courier New"/>
      <w:sz w:val="20"/>
      <w:szCs w:val="20"/>
      <w:lang w:eastAsia="en-GB"/>
    </w:rPr>
  </w:style>
  <w:style w:type="paragraph" w:customStyle="1" w:styleId="Default">
    <w:name w:val="Default"/>
    <w:rsid w:val="0020526F"/>
    <w:pPr>
      <w:autoSpaceDE w:val="0"/>
      <w:autoSpaceDN w:val="0"/>
      <w:adjustRightInd w:val="0"/>
    </w:pPr>
    <w:rPr>
      <w:rFonts w:ascii="Calibri" w:hAnsi="Calibri" w:cs="Calibri"/>
      <w:color w:val="000000"/>
    </w:rPr>
  </w:style>
  <w:style w:type="character" w:styleId="CommentReference">
    <w:name w:val="annotation reference"/>
    <w:basedOn w:val="DefaultParagraphFont"/>
    <w:uiPriority w:val="99"/>
    <w:semiHidden/>
    <w:unhideWhenUsed/>
    <w:rsid w:val="00B9015C"/>
    <w:rPr>
      <w:sz w:val="16"/>
      <w:szCs w:val="16"/>
    </w:rPr>
  </w:style>
  <w:style w:type="paragraph" w:styleId="CommentText">
    <w:name w:val="annotation text"/>
    <w:basedOn w:val="Normal"/>
    <w:link w:val="CommentTextChar"/>
    <w:uiPriority w:val="99"/>
    <w:semiHidden/>
    <w:unhideWhenUsed/>
    <w:rsid w:val="00B9015C"/>
    <w:rPr>
      <w:sz w:val="20"/>
      <w:szCs w:val="20"/>
    </w:rPr>
  </w:style>
  <w:style w:type="character" w:customStyle="1" w:styleId="CommentTextChar">
    <w:name w:val="Comment Text Char"/>
    <w:basedOn w:val="DefaultParagraphFont"/>
    <w:link w:val="CommentText"/>
    <w:uiPriority w:val="99"/>
    <w:semiHidden/>
    <w:rsid w:val="00B9015C"/>
    <w:rPr>
      <w:sz w:val="20"/>
      <w:szCs w:val="20"/>
    </w:rPr>
  </w:style>
  <w:style w:type="paragraph" w:styleId="CommentSubject">
    <w:name w:val="annotation subject"/>
    <w:basedOn w:val="CommentText"/>
    <w:next w:val="CommentText"/>
    <w:link w:val="CommentSubjectChar"/>
    <w:uiPriority w:val="99"/>
    <w:semiHidden/>
    <w:unhideWhenUsed/>
    <w:rsid w:val="00B9015C"/>
    <w:rPr>
      <w:b/>
      <w:bCs/>
    </w:rPr>
  </w:style>
  <w:style w:type="character" w:customStyle="1" w:styleId="CommentSubjectChar">
    <w:name w:val="Comment Subject Char"/>
    <w:basedOn w:val="CommentTextChar"/>
    <w:link w:val="CommentSubject"/>
    <w:uiPriority w:val="99"/>
    <w:semiHidden/>
    <w:rsid w:val="00B9015C"/>
    <w:rPr>
      <w:b/>
      <w:bCs/>
      <w:sz w:val="20"/>
      <w:szCs w:val="20"/>
    </w:rPr>
  </w:style>
  <w:style w:type="paragraph" w:styleId="Revision">
    <w:name w:val="Revision"/>
    <w:hidden/>
    <w:uiPriority w:val="99"/>
    <w:semiHidden/>
    <w:rsid w:val="00B90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4976">
      <w:bodyDiv w:val="1"/>
      <w:marLeft w:val="0"/>
      <w:marRight w:val="0"/>
      <w:marTop w:val="0"/>
      <w:marBottom w:val="0"/>
      <w:divBdr>
        <w:top w:val="none" w:sz="0" w:space="0" w:color="auto"/>
        <w:left w:val="none" w:sz="0" w:space="0" w:color="auto"/>
        <w:bottom w:val="none" w:sz="0" w:space="0" w:color="auto"/>
        <w:right w:val="none" w:sz="0" w:space="0" w:color="auto"/>
      </w:divBdr>
    </w:div>
    <w:div w:id="43264471">
      <w:bodyDiv w:val="1"/>
      <w:marLeft w:val="0"/>
      <w:marRight w:val="0"/>
      <w:marTop w:val="0"/>
      <w:marBottom w:val="0"/>
      <w:divBdr>
        <w:top w:val="none" w:sz="0" w:space="0" w:color="auto"/>
        <w:left w:val="none" w:sz="0" w:space="0" w:color="auto"/>
        <w:bottom w:val="none" w:sz="0" w:space="0" w:color="auto"/>
        <w:right w:val="none" w:sz="0" w:space="0" w:color="auto"/>
      </w:divBdr>
    </w:div>
    <w:div w:id="76174334">
      <w:bodyDiv w:val="1"/>
      <w:marLeft w:val="0"/>
      <w:marRight w:val="0"/>
      <w:marTop w:val="0"/>
      <w:marBottom w:val="0"/>
      <w:divBdr>
        <w:top w:val="none" w:sz="0" w:space="0" w:color="auto"/>
        <w:left w:val="none" w:sz="0" w:space="0" w:color="auto"/>
        <w:bottom w:val="none" w:sz="0" w:space="0" w:color="auto"/>
        <w:right w:val="none" w:sz="0" w:space="0" w:color="auto"/>
      </w:divBdr>
    </w:div>
    <w:div w:id="135487836">
      <w:bodyDiv w:val="1"/>
      <w:marLeft w:val="0"/>
      <w:marRight w:val="0"/>
      <w:marTop w:val="0"/>
      <w:marBottom w:val="0"/>
      <w:divBdr>
        <w:top w:val="none" w:sz="0" w:space="0" w:color="auto"/>
        <w:left w:val="none" w:sz="0" w:space="0" w:color="auto"/>
        <w:bottom w:val="none" w:sz="0" w:space="0" w:color="auto"/>
        <w:right w:val="none" w:sz="0" w:space="0" w:color="auto"/>
      </w:divBdr>
    </w:div>
    <w:div w:id="379012487">
      <w:bodyDiv w:val="1"/>
      <w:marLeft w:val="0"/>
      <w:marRight w:val="0"/>
      <w:marTop w:val="0"/>
      <w:marBottom w:val="0"/>
      <w:divBdr>
        <w:top w:val="none" w:sz="0" w:space="0" w:color="auto"/>
        <w:left w:val="none" w:sz="0" w:space="0" w:color="auto"/>
        <w:bottom w:val="none" w:sz="0" w:space="0" w:color="auto"/>
        <w:right w:val="none" w:sz="0" w:space="0" w:color="auto"/>
      </w:divBdr>
    </w:div>
    <w:div w:id="784080516">
      <w:bodyDiv w:val="1"/>
      <w:marLeft w:val="0"/>
      <w:marRight w:val="0"/>
      <w:marTop w:val="0"/>
      <w:marBottom w:val="0"/>
      <w:divBdr>
        <w:top w:val="none" w:sz="0" w:space="0" w:color="auto"/>
        <w:left w:val="none" w:sz="0" w:space="0" w:color="auto"/>
        <w:bottom w:val="none" w:sz="0" w:space="0" w:color="auto"/>
        <w:right w:val="none" w:sz="0" w:space="0" w:color="auto"/>
      </w:divBdr>
    </w:div>
    <w:div w:id="791169593">
      <w:bodyDiv w:val="1"/>
      <w:marLeft w:val="0"/>
      <w:marRight w:val="0"/>
      <w:marTop w:val="0"/>
      <w:marBottom w:val="0"/>
      <w:divBdr>
        <w:top w:val="none" w:sz="0" w:space="0" w:color="auto"/>
        <w:left w:val="none" w:sz="0" w:space="0" w:color="auto"/>
        <w:bottom w:val="none" w:sz="0" w:space="0" w:color="auto"/>
        <w:right w:val="none" w:sz="0" w:space="0" w:color="auto"/>
      </w:divBdr>
    </w:div>
    <w:div w:id="1114792796">
      <w:bodyDiv w:val="1"/>
      <w:marLeft w:val="0"/>
      <w:marRight w:val="0"/>
      <w:marTop w:val="0"/>
      <w:marBottom w:val="0"/>
      <w:divBdr>
        <w:top w:val="none" w:sz="0" w:space="0" w:color="auto"/>
        <w:left w:val="none" w:sz="0" w:space="0" w:color="auto"/>
        <w:bottom w:val="none" w:sz="0" w:space="0" w:color="auto"/>
        <w:right w:val="none" w:sz="0" w:space="0" w:color="auto"/>
      </w:divBdr>
    </w:div>
    <w:div w:id="1186482610">
      <w:bodyDiv w:val="1"/>
      <w:marLeft w:val="0"/>
      <w:marRight w:val="0"/>
      <w:marTop w:val="0"/>
      <w:marBottom w:val="0"/>
      <w:divBdr>
        <w:top w:val="none" w:sz="0" w:space="0" w:color="auto"/>
        <w:left w:val="none" w:sz="0" w:space="0" w:color="auto"/>
        <w:bottom w:val="none" w:sz="0" w:space="0" w:color="auto"/>
        <w:right w:val="none" w:sz="0" w:space="0" w:color="auto"/>
      </w:divBdr>
    </w:div>
    <w:div w:id="1238589336">
      <w:bodyDiv w:val="1"/>
      <w:marLeft w:val="0"/>
      <w:marRight w:val="0"/>
      <w:marTop w:val="0"/>
      <w:marBottom w:val="0"/>
      <w:divBdr>
        <w:top w:val="none" w:sz="0" w:space="0" w:color="auto"/>
        <w:left w:val="none" w:sz="0" w:space="0" w:color="auto"/>
        <w:bottom w:val="none" w:sz="0" w:space="0" w:color="auto"/>
        <w:right w:val="none" w:sz="0" w:space="0" w:color="auto"/>
      </w:divBdr>
    </w:div>
    <w:div w:id="1359433888">
      <w:bodyDiv w:val="1"/>
      <w:marLeft w:val="0"/>
      <w:marRight w:val="0"/>
      <w:marTop w:val="0"/>
      <w:marBottom w:val="0"/>
      <w:divBdr>
        <w:top w:val="none" w:sz="0" w:space="0" w:color="auto"/>
        <w:left w:val="none" w:sz="0" w:space="0" w:color="auto"/>
        <w:bottom w:val="none" w:sz="0" w:space="0" w:color="auto"/>
        <w:right w:val="none" w:sz="0" w:space="0" w:color="auto"/>
      </w:divBdr>
    </w:div>
    <w:div w:id="1454254479">
      <w:bodyDiv w:val="1"/>
      <w:marLeft w:val="0"/>
      <w:marRight w:val="0"/>
      <w:marTop w:val="0"/>
      <w:marBottom w:val="0"/>
      <w:divBdr>
        <w:top w:val="none" w:sz="0" w:space="0" w:color="auto"/>
        <w:left w:val="none" w:sz="0" w:space="0" w:color="auto"/>
        <w:bottom w:val="none" w:sz="0" w:space="0" w:color="auto"/>
        <w:right w:val="none" w:sz="0" w:space="0" w:color="auto"/>
      </w:divBdr>
    </w:div>
    <w:div w:id="1715540541">
      <w:bodyDiv w:val="1"/>
      <w:marLeft w:val="0"/>
      <w:marRight w:val="0"/>
      <w:marTop w:val="0"/>
      <w:marBottom w:val="0"/>
      <w:divBdr>
        <w:top w:val="none" w:sz="0" w:space="0" w:color="auto"/>
        <w:left w:val="none" w:sz="0" w:space="0" w:color="auto"/>
        <w:bottom w:val="none" w:sz="0" w:space="0" w:color="auto"/>
        <w:right w:val="none" w:sz="0" w:space="0" w:color="auto"/>
      </w:divBdr>
    </w:div>
    <w:div w:id="206177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numpy.org/" TargetMode="External"/><Relationship Id="rId55" Type="http://schemas.openxmlformats.org/officeDocument/2006/relationships/image" Target="media/image43.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8" Type="http://schemas.microsoft.com/office/2016/09/relationships/commentsIds" Target="commentsIds.xml"/><Relationship Id="rId51" Type="http://schemas.openxmlformats.org/officeDocument/2006/relationships/hyperlink" Target="https://pytorch.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dx.doi.org/10.2139/ssrn.3726035"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3A853-39D3-4848-BCCE-5A6ED5A0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69</Pages>
  <Words>15631</Words>
  <Characters>89100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George Magoulas</cp:lastModifiedBy>
  <cp:revision>13</cp:revision>
  <cp:lastPrinted>2022-09-08T18:55:00Z</cp:lastPrinted>
  <dcterms:created xsi:type="dcterms:W3CDTF">2022-09-14T11:25:00Z</dcterms:created>
  <dcterms:modified xsi:type="dcterms:W3CDTF">2022-09-14T23:02:00Z</dcterms:modified>
</cp:coreProperties>
</file>